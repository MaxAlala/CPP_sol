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8032A3" w:rsidRDefault="008032A3" w:rsidP="008B6524">
      <w:pPr>
        <w:pStyle w:val="papertitle"/>
        <w:spacing w:before="5pt" w:beforeAutospacing="1" w:after="5pt" w:afterAutospacing="1"/>
        <w:rPr>
          <w:kern w:val="48"/>
        </w:rPr>
      </w:pPr>
    </w:p>
    <w:p w:rsidR="009303D9" w:rsidRPr="008B6524" w:rsidRDefault="008032A3" w:rsidP="008B6524">
      <w:pPr>
        <w:pStyle w:val="papertitle"/>
        <w:spacing w:before="5pt" w:beforeAutospacing="1" w:after="5pt" w:afterAutospacing="1"/>
        <w:rPr>
          <w:kern w:val="48"/>
        </w:rPr>
      </w:pPr>
      <w:r w:rsidRPr="008032A3">
        <w:rPr>
          <w:kern w:val="48"/>
        </w:rPr>
        <w:t>Face</w:t>
      </w:r>
      <w:r w:rsidR="009E0FF6">
        <w:rPr>
          <w:kern w:val="48"/>
        </w:rPr>
        <w:t xml:space="preserve"> </w:t>
      </w:r>
      <w:r w:rsidRPr="008032A3">
        <w:rPr>
          <w:kern w:val="48"/>
        </w:rPr>
        <w:t>drawing</w:t>
      </w:r>
      <w:r w:rsidR="009E0FF6">
        <w:rPr>
          <w:kern w:val="48"/>
        </w:rPr>
        <w:t xml:space="preserve"> </w:t>
      </w:r>
      <w:r w:rsidRPr="008032A3">
        <w:rPr>
          <w:kern w:val="48"/>
        </w:rPr>
        <w:t>by</w:t>
      </w:r>
      <w:r w:rsidR="009E0FF6">
        <w:rPr>
          <w:kern w:val="48"/>
        </w:rPr>
        <w:t xml:space="preserve"> </w:t>
      </w:r>
      <w:r w:rsidRPr="008032A3">
        <w:rPr>
          <w:kern w:val="48"/>
        </w:rPr>
        <w:t>KUKA</w:t>
      </w:r>
      <w:r w:rsidR="009E0FF6">
        <w:rPr>
          <w:kern w:val="48"/>
        </w:rPr>
        <w:t xml:space="preserve"> </w:t>
      </w:r>
      <w:r w:rsidRPr="008032A3">
        <w:rPr>
          <w:kern w:val="48"/>
        </w:rPr>
        <w:t>robot</w:t>
      </w:r>
      <w:r w:rsidR="009E0FF6">
        <w:rPr>
          <w:kern w:val="48"/>
        </w:rPr>
        <w:t xml:space="preserve"> </w:t>
      </w:r>
      <w:r>
        <w:rPr>
          <w:kern w:val="48"/>
        </w:rPr>
        <w:br/>
      </w:r>
      <w:r w:rsidRPr="008032A3">
        <w:rPr>
          <w:kern w:val="48"/>
        </w:rPr>
        <w:t>6</w:t>
      </w:r>
      <w:r w:rsidR="009E0FF6">
        <w:rPr>
          <w:kern w:val="48"/>
        </w:rPr>
        <w:t xml:space="preserve"> </w:t>
      </w:r>
      <w:r w:rsidRPr="008032A3">
        <w:rPr>
          <w:kern w:val="48"/>
        </w:rPr>
        <w:t>axis</w:t>
      </w:r>
      <w:r w:rsidR="009E0FF6">
        <w:rPr>
          <w:kern w:val="48"/>
        </w:rPr>
        <w:t xml:space="preserve"> </w:t>
      </w:r>
      <w:r w:rsidRPr="008032A3">
        <w:rPr>
          <w:kern w:val="48"/>
        </w:rPr>
        <w:t>manipulator</w:t>
      </w:r>
      <w:r w:rsidR="00BE6094">
        <w:rPr>
          <w:kern w:val="48"/>
        </w:rPr>
        <w:t>.</w:t>
      </w:r>
    </w:p>
    <w:p w:rsidR="002B3CEA" w:rsidRDefault="002B3CEA" w:rsidP="00A52F05">
      <w:pPr>
        <w:pStyle w:val="Author"/>
        <w:spacing w:before="5pt" w:beforeAutospacing="1" w:after="5pt" w:afterAutospacing="1" w:line="6pt" w:lineRule="auto"/>
        <w:jc w:val="both"/>
        <w:rPr>
          <w:sz w:val="16"/>
          <w:szCs w:val="16"/>
        </w:rPr>
        <w:sectPr w:rsidR="002B3CEA" w:rsidSect="003B4E04">
          <w:footerReference w:type="first" r:id="rId8"/>
          <w:pgSz w:w="595.30pt" w:h="841.90pt" w:code="9"/>
          <w:pgMar w:top="27pt" w:right="44.65pt" w:bottom="72pt" w:left="44.65pt" w:header="36pt" w:footer="36pt" w:gutter="0pt"/>
          <w:cols w:space="36pt"/>
          <w:titlePg/>
          <w:docGrid w:linePitch="360"/>
        </w:sectPr>
      </w:pPr>
    </w:p>
    <w:p w:rsidR="00BD670B" w:rsidRDefault="00BD670B" w:rsidP="00B67287">
      <w:pPr>
        <w:pStyle w:val="Author"/>
        <w:spacing w:before="5pt" w:beforeAutospacing="1"/>
        <w:rPr>
          <w:sz w:val="18"/>
          <w:szCs w:val="18"/>
        </w:rPr>
      </w:pPr>
    </w:p>
    <w:p w:rsidR="008032A3" w:rsidRDefault="008032A3" w:rsidP="00B67287">
      <w:pPr>
        <w:pStyle w:val="Author"/>
        <w:spacing w:before="5pt" w:beforeAutospacing="1"/>
        <w:rPr>
          <w:sz w:val="18"/>
          <w:szCs w:val="18"/>
        </w:rPr>
      </w:pPr>
    </w:p>
    <w:tbl>
      <w:tblPr>
        <w:tblW w:w="0pt" w:type="dxa"/>
        <w:tblLook w:firstRow="1" w:lastRow="0" w:firstColumn="1" w:lastColumn="0" w:noHBand="0" w:noVBand="1"/>
      </w:tblPr>
      <w:tblGrid>
        <w:gridCol w:w="5055"/>
        <w:gridCol w:w="5055"/>
      </w:tblGrid>
      <w:tr w:rsidR="008032A3" w:rsidRPr="008032A3" w:rsidTr="00884226">
        <w:tc>
          <w:tcPr>
            <w:tcW w:w="252.75pt" w:type="dxa"/>
            <w:shd w:val="clear" w:color="auto" w:fill="auto"/>
          </w:tcPr>
          <w:p w:rsidR="008032A3" w:rsidRPr="00884226" w:rsidRDefault="008032A3" w:rsidP="00884226">
            <w:pPr>
              <w:pStyle w:val="Author"/>
              <w:spacing w:before="5pt" w:beforeAutospacing="1"/>
              <w:rPr>
                <w:rFonts w:eastAsia="Times New Roman"/>
                <w:lang w:eastAsia="ru-RU"/>
              </w:rPr>
            </w:pPr>
            <w:r w:rsidRPr="00884226">
              <w:rPr>
                <w:rFonts w:eastAsia="Times New Roman"/>
                <w:sz w:val="18"/>
                <w:szCs w:val="18"/>
                <w:lang w:eastAsia="ru-RU"/>
              </w:rPr>
              <w:t>Maxim</w:t>
            </w:r>
            <w:r w:rsidR="009E0FF6" w:rsidRPr="00884226">
              <w:rPr>
                <w:rFonts w:eastAsia="Times New Roman"/>
                <w:sz w:val="18"/>
                <w:szCs w:val="18"/>
                <w:lang w:eastAsia="ru-RU"/>
              </w:rPr>
              <w:t xml:space="preserve"> </w:t>
            </w:r>
            <w:r w:rsidRPr="00884226">
              <w:rPr>
                <w:rFonts w:eastAsia="Times New Roman"/>
                <w:sz w:val="18"/>
                <w:szCs w:val="18"/>
                <w:lang w:eastAsia="ru-RU"/>
              </w:rPr>
              <w:t>Pichkalev</w:t>
            </w:r>
            <w:r w:rsidRPr="00884226">
              <w:rPr>
                <w:rFonts w:eastAsia="Times New Roman"/>
                <w:sz w:val="18"/>
                <w:szCs w:val="18"/>
                <w:lang w:eastAsia="ru-RU"/>
              </w:rPr>
              <w:br/>
            </w:r>
            <w:r w:rsidRPr="00884226">
              <w:rPr>
                <w:rFonts w:eastAsia="Times New Roman"/>
                <w:noProof w:val="0"/>
                <w:sz w:val="18"/>
                <w:szCs w:val="18"/>
                <w:lang w:eastAsia="ru-RU"/>
              </w:rPr>
              <w:t>Intelligent</w:t>
            </w:r>
            <w:r w:rsidR="009E0FF6" w:rsidRPr="00884226">
              <w:rPr>
                <w:rFonts w:eastAsia="Times New Roman"/>
                <w:noProof w:val="0"/>
                <w:sz w:val="18"/>
                <w:szCs w:val="18"/>
                <w:lang w:eastAsia="ru-RU"/>
              </w:rPr>
              <w:t xml:space="preserve"> </w:t>
            </w:r>
            <w:r w:rsidRPr="00884226">
              <w:rPr>
                <w:rFonts w:eastAsia="Times New Roman"/>
                <w:noProof w:val="0"/>
                <w:sz w:val="18"/>
                <w:szCs w:val="18"/>
                <w:lang w:eastAsia="ru-RU"/>
              </w:rPr>
              <w:t>Robotic</w:t>
            </w:r>
            <w:r w:rsidR="009E0FF6" w:rsidRPr="00884226">
              <w:rPr>
                <w:rFonts w:eastAsia="Times New Roman"/>
                <w:noProof w:val="0"/>
                <w:sz w:val="18"/>
                <w:szCs w:val="18"/>
                <w:lang w:eastAsia="ru-RU"/>
              </w:rPr>
              <w:t xml:space="preserve"> </w:t>
            </w:r>
            <w:r w:rsidRPr="00884226">
              <w:rPr>
                <w:rFonts w:eastAsia="Times New Roman"/>
                <w:noProof w:val="0"/>
                <w:sz w:val="18"/>
                <w:szCs w:val="18"/>
                <w:lang w:eastAsia="ru-RU"/>
              </w:rPr>
              <w:t>Systems</w:t>
            </w:r>
            <w:r w:rsidR="009E0FF6" w:rsidRPr="00884226">
              <w:rPr>
                <w:rFonts w:eastAsia="Times New Roman"/>
                <w:noProof w:val="0"/>
                <w:sz w:val="18"/>
                <w:szCs w:val="18"/>
                <w:lang w:eastAsia="ru-RU"/>
              </w:rPr>
              <w:t xml:space="preserve"> </w:t>
            </w:r>
            <w:r w:rsidRPr="00884226">
              <w:rPr>
                <w:rFonts w:eastAsia="Times New Roman"/>
                <w:noProof w:val="0"/>
                <w:sz w:val="18"/>
                <w:szCs w:val="18"/>
                <w:lang w:eastAsia="ru-RU"/>
              </w:rPr>
              <w:t>Laboratory</w:t>
            </w:r>
            <w:r w:rsidR="009E0FF6" w:rsidRPr="00884226">
              <w:rPr>
                <w:rFonts w:eastAsia="Times New Roman"/>
                <w:noProof w:val="0"/>
                <w:sz w:val="18"/>
                <w:szCs w:val="18"/>
                <w:lang w:eastAsia="ru-RU"/>
              </w:rPr>
              <w:t xml:space="preserve"> </w:t>
            </w:r>
            <w:r w:rsidRPr="00884226">
              <w:rPr>
                <w:rFonts w:eastAsia="Times New Roman"/>
                <w:noProof w:val="0"/>
                <w:sz w:val="18"/>
                <w:szCs w:val="18"/>
                <w:lang w:eastAsia="ru-RU"/>
              </w:rPr>
              <w:br/>
              <w:t>Kazan</w:t>
            </w:r>
            <w:r w:rsidR="009E0FF6" w:rsidRPr="00884226">
              <w:rPr>
                <w:rFonts w:eastAsia="Times New Roman"/>
                <w:noProof w:val="0"/>
                <w:sz w:val="18"/>
                <w:szCs w:val="18"/>
                <w:lang w:eastAsia="ru-RU"/>
              </w:rPr>
              <w:t xml:space="preserve"> </w:t>
            </w:r>
            <w:r w:rsidRPr="00884226">
              <w:rPr>
                <w:rFonts w:eastAsia="Times New Roman"/>
                <w:noProof w:val="0"/>
                <w:sz w:val="18"/>
                <w:szCs w:val="18"/>
                <w:lang w:eastAsia="ru-RU"/>
              </w:rPr>
              <w:t>Federal</w:t>
            </w:r>
            <w:r w:rsidR="009E0FF6" w:rsidRPr="00884226">
              <w:rPr>
                <w:rFonts w:eastAsia="Times New Roman"/>
                <w:noProof w:val="0"/>
                <w:sz w:val="18"/>
                <w:szCs w:val="18"/>
                <w:lang w:eastAsia="ru-RU"/>
              </w:rPr>
              <w:t xml:space="preserve"> </w:t>
            </w:r>
            <w:r w:rsidRPr="00884226">
              <w:rPr>
                <w:rFonts w:eastAsia="Times New Roman"/>
                <w:noProof w:val="0"/>
                <w:sz w:val="18"/>
                <w:szCs w:val="18"/>
                <w:lang w:eastAsia="ru-RU"/>
              </w:rPr>
              <w:t>University</w:t>
            </w:r>
            <w:r w:rsidRPr="00884226">
              <w:rPr>
                <w:rFonts w:eastAsia="Times New Roman"/>
                <w:noProof w:val="0"/>
                <w:sz w:val="18"/>
                <w:szCs w:val="18"/>
                <w:lang w:eastAsia="ru-RU"/>
              </w:rPr>
              <w:br/>
              <w:t>Kazan,</w:t>
            </w:r>
            <w:r w:rsidR="009E0FF6" w:rsidRPr="00884226">
              <w:rPr>
                <w:rFonts w:eastAsia="Times New Roman"/>
                <w:noProof w:val="0"/>
                <w:sz w:val="18"/>
                <w:szCs w:val="18"/>
                <w:lang w:eastAsia="ru-RU"/>
              </w:rPr>
              <w:t xml:space="preserve"> </w:t>
            </w:r>
            <w:r w:rsidRPr="00884226">
              <w:rPr>
                <w:rFonts w:eastAsia="Times New Roman"/>
                <w:noProof w:val="0"/>
                <w:sz w:val="18"/>
                <w:szCs w:val="18"/>
                <w:lang w:eastAsia="ru-RU"/>
              </w:rPr>
              <w:t>Russia</w:t>
            </w:r>
            <w:r w:rsidRPr="00884226">
              <w:rPr>
                <w:rFonts w:eastAsia="Times New Roman"/>
                <w:sz w:val="18"/>
                <w:szCs w:val="18"/>
                <w:lang w:eastAsia="ru-RU"/>
              </w:rPr>
              <w:br/>
              <w:t>maxvseman@gmail.com</w:t>
            </w:r>
          </w:p>
        </w:tc>
        <w:tc>
          <w:tcPr>
            <w:tcW w:w="252.75pt" w:type="dxa"/>
            <w:shd w:val="clear" w:color="auto" w:fill="auto"/>
          </w:tcPr>
          <w:p w:rsidR="008032A3" w:rsidRPr="00884226" w:rsidRDefault="008032A3" w:rsidP="00884226">
            <w:pPr>
              <w:jc w:val="center"/>
              <w:rPr>
                <w:rFonts w:eastAsia="Times New Roman"/>
                <w:sz w:val="22"/>
                <w:szCs w:val="22"/>
                <w:lang w:eastAsia="ru-RU"/>
              </w:rPr>
            </w:pPr>
            <w:r w:rsidRPr="00884226">
              <w:rPr>
                <w:rFonts w:eastAsia="Times New Roman"/>
                <w:sz w:val="18"/>
                <w:szCs w:val="18"/>
                <w:lang w:eastAsia="ru-RU"/>
              </w:rPr>
              <w:t>Roman</w:t>
            </w:r>
            <w:r w:rsidR="009E0FF6" w:rsidRPr="00884226">
              <w:rPr>
                <w:rFonts w:eastAsia="Times New Roman"/>
                <w:sz w:val="18"/>
                <w:szCs w:val="18"/>
                <w:lang w:eastAsia="ru-RU"/>
              </w:rPr>
              <w:t xml:space="preserve"> </w:t>
            </w:r>
            <w:r w:rsidRPr="00884226">
              <w:rPr>
                <w:rFonts w:eastAsia="Times New Roman"/>
                <w:sz w:val="18"/>
                <w:szCs w:val="18"/>
                <w:lang w:eastAsia="ru-RU"/>
              </w:rPr>
              <w:t>Lavrenov</w:t>
            </w:r>
            <w:r w:rsidRPr="00884226">
              <w:rPr>
                <w:rFonts w:eastAsia="Times New Roman"/>
                <w:sz w:val="18"/>
                <w:szCs w:val="18"/>
                <w:lang w:eastAsia="ru-RU"/>
              </w:rPr>
              <w:br/>
              <w:t>Intelligent</w:t>
            </w:r>
            <w:r w:rsidR="009E0FF6" w:rsidRPr="00884226">
              <w:rPr>
                <w:rFonts w:eastAsia="Times New Roman"/>
                <w:sz w:val="18"/>
                <w:szCs w:val="18"/>
                <w:lang w:eastAsia="ru-RU"/>
              </w:rPr>
              <w:t xml:space="preserve"> </w:t>
            </w:r>
            <w:r w:rsidRPr="00884226">
              <w:rPr>
                <w:rFonts w:eastAsia="Times New Roman"/>
                <w:sz w:val="18"/>
                <w:szCs w:val="18"/>
                <w:lang w:eastAsia="ru-RU"/>
              </w:rPr>
              <w:t>Robotic</w:t>
            </w:r>
            <w:r w:rsidR="009E0FF6" w:rsidRPr="00884226">
              <w:rPr>
                <w:rFonts w:eastAsia="Times New Roman"/>
                <w:sz w:val="18"/>
                <w:szCs w:val="18"/>
                <w:lang w:eastAsia="ru-RU"/>
              </w:rPr>
              <w:t xml:space="preserve"> </w:t>
            </w:r>
            <w:r w:rsidRPr="00884226">
              <w:rPr>
                <w:rFonts w:eastAsia="Times New Roman"/>
                <w:sz w:val="18"/>
                <w:szCs w:val="18"/>
                <w:lang w:eastAsia="ru-RU"/>
              </w:rPr>
              <w:t>Systems</w:t>
            </w:r>
            <w:r w:rsidR="009E0FF6" w:rsidRPr="00884226">
              <w:rPr>
                <w:rFonts w:eastAsia="Times New Roman"/>
                <w:sz w:val="18"/>
                <w:szCs w:val="18"/>
                <w:lang w:eastAsia="ru-RU"/>
              </w:rPr>
              <w:t xml:space="preserve"> </w:t>
            </w:r>
            <w:r w:rsidRPr="00884226">
              <w:rPr>
                <w:rFonts w:eastAsia="Times New Roman"/>
                <w:sz w:val="18"/>
                <w:szCs w:val="18"/>
                <w:lang w:eastAsia="ru-RU"/>
              </w:rPr>
              <w:t>Laboratory</w:t>
            </w:r>
            <w:r w:rsidR="009E0FF6" w:rsidRPr="00884226">
              <w:rPr>
                <w:rFonts w:eastAsia="Times New Roman"/>
                <w:sz w:val="18"/>
                <w:szCs w:val="18"/>
                <w:lang w:eastAsia="ru-RU"/>
              </w:rPr>
              <w:t xml:space="preserve"> </w:t>
            </w:r>
            <w:r w:rsidRPr="00884226">
              <w:rPr>
                <w:rFonts w:eastAsia="Times New Roman"/>
                <w:sz w:val="18"/>
                <w:szCs w:val="18"/>
                <w:lang w:eastAsia="ru-RU"/>
              </w:rPr>
              <w:br/>
              <w:t>Kazan</w:t>
            </w:r>
            <w:r w:rsidR="009E0FF6" w:rsidRPr="00884226">
              <w:rPr>
                <w:rFonts w:eastAsia="Times New Roman"/>
                <w:sz w:val="18"/>
                <w:szCs w:val="18"/>
                <w:lang w:eastAsia="ru-RU"/>
              </w:rPr>
              <w:t xml:space="preserve"> </w:t>
            </w:r>
            <w:r w:rsidRPr="00884226">
              <w:rPr>
                <w:rFonts w:eastAsia="Times New Roman"/>
                <w:sz w:val="18"/>
                <w:szCs w:val="18"/>
                <w:lang w:eastAsia="ru-RU"/>
              </w:rPr>
              <w:t>Federal</w:t>
            </w:r>
            <w:r w:rsidR="009E0FF6" w:rsidRPr="00884226">
              <w:rPr>
                <w:rFonts w:eastAsia="Times New Roman"/>
                <w:sz w:val="18"/>
                <w:szCs w:val="18"/>
                <w:lang w:eastAsia="ru-RU"/>
              </w:rPr>
              <w:t xml:space="preserve"> </w:t>
            </w:r>
            <w:r w:rsidRPr="00884226">
              <w:rPr>
                <w:rFonts w:eastAsia="Times New Roman"/>
                <w:sz w:val="18"/>
                <w:szCs w:val="18"/>
                <w:lang w:eastAsia="ru-RU"/>
              </w:rPr>
              <w:t>University</w:t>
            </w:r>
            <w:r w:rsidRPr="00884226">
              <w:rPr>
                <w:rFonts w:eastAsia="Times New Roman"/>
                <w:i/>
                <w:sz w:val="18"/>
                <w:szCs w:val="18"/>
                <w:lang w:eastAsia="ru-RU"/>
              </w:rPr>
              <w:br/>
            </w:r>
            <w:r w:rsidRPr="00884226">
              <w:rPr>
                <w:rFonts w:eastAsia="Times New Roman"/>
                <w:sz w:val="18"/>
                <w:szCs w:val="18"/>
                <w:lang w:eastAsia="ru-RU"/>
              </w:rPr>
              <w:t>Kazan,</w:t>
            </w:r>
            <w:r w:rsidR="009E0FF6" w:rsidRPr="00884226">
              <w:rPr>
                <w:rFonts w:eastAsia="Times New Roman"/>
                <w:sz w:val="18"/>
                <w:szCs w:val="18"/>
                <w:lang w:eastAsia="ru-RU"/>
              </w:rPr>
              <w:t xml:space="preserve"> </w:t>
            </w:r>
            <w:r w:rsidRPr="00884226">
              <w:rPr>
                <w:rFonts w:eastAsia="Times New Roman"/>
                <w:sz w:val="18"/>
                <w:szCs w:val="18"/>
                <w:lang w:eastAsia="ru-RU"/>
              </w:rPr>
              <w:t>Russia</w:t>
            </w:r>
            <w:r w:rsidRPr="00884226">
              <w:rPr>
                <w:rFonts w:eastAsia="Times New Roman"/>
                <w:sz w:val="18"/>
                <w:szCs w:val="18"/>
                <w:lang w:eastAsia="ru-RU"/>
              </w:rPr>
              <w:br/>
              <w:t>lavrenov@it.kfu.ru</w:t>
            </w:r>
          </w:p>
        </w:tc>
      </w:tr>
    </w:tbl>
    <w:p w:rsidR="009F1D79" w:rsidRDefault="009F1D79" w:rsidP="00B67287"/>
    <w:p w:rsidR="008032A3" w:rsidRDefault="008032A3" w:rsidP="00B67287"/>
    <w:p w:rsidR="008032A3" w:rsidRDefault="008032A3" w:rsidP="00B67287"/>
    <w:p w:rsidR="008032A3" w:rsidRDefault="008032A3" w:rsidP="00B67287"/>
    <w:p w:rsidR="008032A3" w:rsidRDefault="008032A3" w:rsidP="00B67287">
      <w:pPr>
        <w:sectPr w:rsidR="008032A3" w:rsidSect="002B3CEA">
          <w:type w:val="continuous"/>
          <w:pgSz w:w="595.30pt" w:h="841.90pt" w:code="9"/>
          <w:pgMar w:top="22.50pt" w:right="44.65pt" w:bottom="72pt" w:left="44.65pt" w:header="36pt" w:footer="36pt" w:gutter="0pt"/>
          <w:cols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rsidR="004D72B5" w:rsidRPr="009C5738" w:rsidRDefault="009303D9" w:rsidP="009C5738">
      <w:pPr>
        <w:pStyle w:val="Abstract"/>
      </w:pPr>
      <w:r>
        <w:rPr>
          <w:i/>
          <w:iCs/>
        </w:rPr>
        <w:lastRenderedPageBreak/>
        <w:t>Abstract</w:t>
      </w:r>
      <w:r>
        <w:t>—</w:t>
      </w:r>
      <w:r w:rsidR="00930D8C">
        <w:t>T</w:t>
      </w:r>
      <w:r w:rsidR="00B67287">
        <w:t>his</w:t>
      </w:r>
      <w:r w:rsidR="009E0FF6">
        <w:t xml:space="preserve"> </w:t>
      </w:r>
      <w:r w:rsidR="00B67287">
        <w:t>article</w:t>
      </w:r>
      <w:r w:rsidR="009E0FF6">
        <w:t xml:space="preserve"> </w:t>
      </w:r>
      <w:r w:rsidR="00B67287">
        <w:t>describes</w:t>
      </w:r>
      <w:r w:rsidR="009E0FF6">
        <w:t xml:space="preserve"> </w:t>
      </w:r>
      <w:r w:rsidR="00335696">
        <w:t xml:space="preserve">the </w:t>
      </w:r>
      <w:del w:id="0" w:author="ITIS1410" w:date="2019-06-14T13:13:00Z">
        <w:r w:rsidR="00B67287" w:rsidDel="008C1C23">
          <w:delText>intuitively</w:delText>
        </w:r>
        <w:r w:rsidR="009E0FF6" w:rsidDel="008C1C23">
          <w:delText xml:space="preserve"> </w:delText>
        </w:r>
        <w:r w:rsidR="00B67287" w:rsidDel="008C1C23">
          <w:delText>easy</w:delText>
        </w:r>
        <w:r w:rsidR="009E0FF6" w:rsidDel="008C1C23">
          <w:delText xml:space="preserve"> </w:delText>
        </w:r>
      </w:del>
      <w:r w:rsidR="00C57409">
        <w:t>algorithm</w:t>
      </w:r>
      <w:r w:rsidR="009E0FF6">
        <w:t xml:space="preserve"> </w:t>
      </w:r>
      <w:del w:id="1" w:author="ITIS1410" w:date="2019-06-14T13:15:00Z">
        <w:r w:rsidR="00C57409" w:rsidDel="008C1C23">
          <w:delText>to</w:delText>
        </w:r>
      </w:del>
      <w:ins w:id="2" w:author="ITIS1410" w:date="2019-06-14T13:15:00Z">
        <w:r w:rsidR="008C1C23" w:rsidRPr="008C1C23">
          <w:rPr>
            <w:rPrChange w:id="3" w:author="ITIS1410" w:date="2019-06-14T13:15:00Z">
              <w:rPr>
                <w:lang w:val="ru-RU"/>
              </w:rPr>
            </w:rPrChange>
          </w:rPr>
          <w:t xml:space="preserve"> </w:t>
        </w:r>
        <w:r w:rsidR="008C1C23">
          <w:t>of</w:t>
        </w:r>
      </w:ins>
      <w:r w:rsidR="009E0FF6">
        <w:t xml:space="preserve"> </w:t>
      </w:r>
      <w:ins w:id="4" w:author="ITIS1410" w:date="2019-06-14T13:16:00Z">
        <w:r w:rsidR="008C1C23">
          <w:t xml:space="preserve">points </w:t>
        </w:r>
      </w:ins>
      <w:r w:rsidR="00C57409">
        <w:t>extract</w:t>
      </w:r>
      <w:ins w:id="5" w:author="ITIS1410" w:date="2019-06-14T13:15:00Z">
        <w:r w:rsidR="008C1C23">
          <w:t>i</w:t>
        </w:r>
      </w:ins>
      <w:ins w:id="6" w:author="ITIS1410" w:date="2019-06-14T13:16:00Z">
        <w:r w:rsidR="008C1C23">
          <w:t>o</w:t>
        </w:r>
      </w:ins>
      <w:ins w:id="7" w:author="ITIS1410" w:date="2019-06-14T13:15:00Z">
        <w:r w:rsidR="008C1C23">
          <w:t>n</w:t>
        </w:r>
      </w:ins>
      <w:r w:rsidR="009E0FF6">
        <w:t xml:space="preserve"> </w:t>
      </w:r>
      <w:del w:id="8" w:author="ITIS1410" w:date="2019-06-14T13:16:00Z">
        <w:r w:rsidR="00C57409" w:rsidDel="008C1C23">
          <w:delText>points</w:delText>
        </w:r>
        <w:r w:rsidR="009E0FF6" w:rsidDel="008C1C23">
          <w:delText xml:space="preserve"> </w:delText>
        </w:r>
      </w:del>
      <w:r w:rsidR="00C57409">
        <w:t>from</w:t>
      </w:r>
      <w:r w:rsidR="009E0FF6">
        <w:t xml:space="preserve"> </w:t>
      </w:r>
      <w:r w:rsidR="004B45F7">
        <w:t>the</w:t>
      </w:r>
      <w:r w:rsidR="009E0FF6">
        <w:t xml:space="preserve"> </w:t>
      </w:r>
      <w:r w:rsidR="00C57409">
        <w:t>picture</w:t>
      </w:r>
      <w:r w:rsidR="009E0FF6">
        <w:t xml:space="preserve"> </w:t>
      </w:r>
      <w:r w:rsidR="004964E5">
        <w:t>processed</w:t>
      </w:r>
      <w:r w:rsidR="009E0FF6">
        <w:t xml:space="preserve"> </w:t>
      </w:r>
      <w:r w:rsidR="004964E5">
        <w:t>by</w:t>
      </w:r>
      <w:r w:rsidR="00335696">
        <w:t xml:space="preserve"> a</w:t>
      </w:r>
      <w:r w:rsidR="009E0FF6">
        <w:t xml:space="preserve"> </w:t>
      </w:r>
      <w:r w:rsidR="00335696">
        <w:t>c</w:t>
      </w:r>
      <w:r w:rsidR="004964E5">
        <w:t>ann</w:t>
      </w:r>
      <w:r w:rsidR="00A90543">
        <w:t xml:space="preserve">y </w:t>
      </w:r>
      <w:r w:rsidR="00335696">
        <w:t>edge detector</w:t>
      </w:r>
      <w:r w:rsidR="009E0FF6">
        <w:t xml:space="preserve"> </w:t>
      </w:r>
      <w:r w:rsidR="009C5738">
        <w:t>that</w:t>
      </w:r>
      <w:r w:rsidR="009E0FF6">
        <w:t xml:space="preserve"> </w:t>
      </w:r>
      <w:r w:rsidR="00C57409">
        <w:t>will</w:t>
      </w:r>
      <w:r w:rsidR="009E0FF6">
        <w:t xml:space="preserve"> </w:t>
      </w:r>
      <w:r w:rsidR="00C57409">
        <w:t>be</w:t>
      </w:r>
      <w:r w:rsidR="009E0FF6">
        <w:t xml:space="preserve"> </w:t>
      </w:r>
      <w:r w:rsidR="00C57409">
        <w:t>turned</w:t>
      </w:r>
      <w:r w:rsidR="009E0FF6">
        <w:t xml:space="preserve"> </w:t>
      </w:r>
      <w:r w:rsidR="00C57409">
        <w:t>in</w:t>
      </w:r>
      <w:r w:rsidR="009E0FF6">
        <w:t xml:space="preserve"> </w:t>
      </w:r>
      <w:r w:rsidR="00C57409">
        <w:t>the</w:t>
      </w:r>
      <w:r w:rsidR="009E0FF6">
        <w:t xml:space="preserve"> </w:t>
      </w:r>
      <w:r w:rsidR="00C57409">
        <w:t>curves</w:t>
      </w:r>
      <w:r w:rsidR="009E0FF6">
        <w:t xml:space="preserve"> </w:t>
      </w:r>
      <w:r w:rsidR="00C57409">
        <w:t>using</w:t>
      </w:r>
      <w:r w:rsidR="009E0FF6">
        <w:t xml:space="preserve"> </w:t>
      </w:r>
      <w:r w:rsidR="00634603">
        <w:t xml:space="preserve">the </w:t>
      </w:r>
      <w:r w:rsidR="004964E5">
        <w:t>cubic</w:t>
      </w:r>
      <w:r w:rsidR="009E0FF6">
        <w:t xml:space="preserve"> </w:t>
      </w:r>
      <w:r w:rsidR="00C57409">
        <w:t>spline</w:t>
      </w:r>
      <w:r w:rsidR="009E0FF6">
        <w:t xml:space="preserve"> </w:t>
      </w:r>
      <w:r w:rsidR="00C57409">
        <w:t>interpolation.</w:t>
      </w:r>
      <w:r w:rsidR="009E0FF6">
        <w:t xml:space="preserve"> </w:t>
      </w:r>
      <w:r w:rsidR="00E44CD5">
        <w:t>Here</w:t>
      </w:r>
      <w:r w:rsidR="009E0FF6">
        <w:t xml:space="preserve"> </w:t>
      </w:r>
      <w:r w:rsidR="009C5738">
        <w:t>will</w:t>
      </w:r>
      <w:r w:rsidR="009E0FF6">
        <w:t xml:space="preserve"> </w:t>
      </w:r>
      <w:r w:rsidR="009C5738">
        <w:t>be</w:t>
      </w:r>
      <w:r w:rsidR="009E0FF6">
        <w:t xml:space="preserve"> </w:t>
      </w:r>
      <w:r w:rsidR="009C5738">
        <w:t>presented</w:t>
      </w:r>
      <w:r w:rsidR="00BB4CDE">
        <w:t xml:space="preserve"> </w:t>
      </w:r>
      <w:del w:id="9" w:author="ITIS1410" w:date="2019-06-14T16:51:00Z">
        <w:r w:rsidR="00BB4CDE" w:rsidDel="00A90543">
          <w:delText>a</w:delText>
        </w:r>
      </w:del>
      <w:del w:id="10" w:author="Пользователь Windows" w:date="2019-06-14T18:10:00Z">
        <w:r w:rsidR="00634603" w:rsidDel="00524533">
          <w:delText xml:space="preserve"> </w:delText>
        </w:r>
        <w:r w:rsidR="009C5738" w:rsidDel="00524533">
          <w:delText>bunch</w:delText>
        </w:r>
        <w:r w:rsidR="009E0FF6" w:rsidDel="00524533">
          <w:delText xml:space="preserve"> </w:delText>
        </w:r>
      </w:del>
      <w:ins w:id="11" w:author="ITIS1410" w:date="2019-06-14T16:50:00Z">
        <w:del w:id="12" w:author="Пользователь Windows" w:date="2019-06-14T18:10:00Z">
          <w:r w:rsidR="00A90543" w:rsidDel="00524533">
            <w:delText xml:space="preserve">(разговорное) </w:delText>
          </w:r>
        </w:del>
      </w:ins>
      <w:del w:id="13" w:author="ITIS1410" w:date="2019-06-14T16:51:00Z">
        <w:r w:rsidR="009C5738" w:rsidDel="00A90543">
          <w:delText>of</w:delText>
        </w:r>
      </w:del>
      <w:del w:id="14" w:author="Пользователь Windows" w:date="2019-06-14T18:10:00Z">
        <w:r w:rsidR="009E0FF6" w:rsidDel="00524533">
          <w:delText xml:space="preserve"> </w:delText>
        </w:r>
      </w:del>
      <w:ins w:id="15" w:author="ITIS1410" w:date="2019-06-14T16:55:00Z">
        <w:r w:rsidR="00A90543">
          <w:t xml:space="preserve">several </w:t>
        </w:r>
      </w:ins>
      <w:r w:rsidR="009C5738">
        <w:t>examples,</w:t>
      </w:r>
      <w:r w:rsidR="009E0FF6">
        <w:t xml:space="preserve"> </w:t>
      </w:r>
      <w:ins w:id="16" w:author="ITIS1410" w:date="2019-06-14T16:55:00Z">
        <w:r w:rsidR="00A90543">
          <w:t xml:space="preserve">including </w:t>
        </w:r>
      </w:ins>
      <w:r w:rsidR="009C5738">
        <w:t>code.</w:t>
      </w:r>
      <w:ins w:id="17" w:author="Пользователь Windows" w:date="2019-06-14T18:10:00Z">
        <w:r w:rsidR="00524533" w:rsidRPr="00524533">
          <w:rPr>
            <w:rPrChange w:id="18" w:author="Пользователь Windows" w:date="2019-06-14T18:10:00Z">
              <w:rPr>
                <w:lang w:val="ru-RU"/>
              </w:rPr>
            </w:rPrChange>
          </w:rPr>
          <w:t xml:space="preserve"> </w:t>
        </w:r>
      </w:ins>
      <w:del w:id="19" w:author="ITIS1410" w:date="2019-06-14T17:41:00Z">
        <w:r w:rsidR="009E0FF6" w:rsidDel="000A26EA">
          <w:delText xml:space="preserve"> </w:delText>
        </w:r>
      </w:del>
      <w:ins w:id="20" w:author="ITIS1410" w:date="2019-06-14T17:41:00Z">
        <w:r w:rsidR="000A26EA">
          <w:t>Furthermore</w:t>
        </w:r>
      </w:ins>
      <w:del w:id="21" w:author="ITIS1410" w:date="2019-06-14T17:41:00Z">
        <w:r w:rsidR="00BB4CDE" w:rsidDel="000A26EA">
          <w:delText>Besides</w:delText>
        </w:r>
      </w:del>
      <w:r w:rsidR="00F9481C">
        <w:t>,</w:t>
      </w:r>
      <w:r w:rsidR="009E0FF6">
        <w:t xml:space="preserve"> </w:t>
      </w:r>
      <w:del w:id="22" w:author="ITIS1410" w:date="2019-06-14T17:41:00Z">
        <w:r w:rsidR="00C57409" w:rsidDel="000A26EA">
          <w:delText>there</w:delText>
        </w:r>
        <w:r w:rsidR="009E0FF6" w:rsidDel="000A26EA">
          <w:delText xml:space="preserve"> </w:delText>
        </w:r>
        <w:r w:rsidR="00C57409" w:rsidDel="000A26EA">
          <w:delText>will</w:delText>
        </w:r>
        <w:r w:rsidR="009E0FF6" w:rsidDel="000A26EA">
          <w:delText xml:space="preserve"> </w:delText>
        </w:r>
        <w:r w:rsidR="00C57409" w:rsidDel="000A26EA">
          <w:delText>be</w:delText>
        </w:r>
      </w:del>
      <w:r w:rsidR="009E0FF6">
        <w:t xml:space="preserve"> </w:t>
      </w:r>
      <w:ins w:id="23" w:author="ITIS1410" w:date="2019-06-14T17:42:00Z">
        <w:r w:rsidR="000A26EA">
          <w:t xml:space="preserve">this paper will </w:t>
        </w:r>
      </w:ins>
      <w:r w:rsidR="00C57409">
        <w:t>describe</w:t>
      </w:r>
      <w:del w:id="24" w:author="ITIS1410" w:date="2019-06-14T17:42:00Z">
        <w:r w:rsidR="00C57409" w:rsidDel="000A26EA">
          <w:delText>d</w:delText>
        </w:r>
      </w:del>
      <w:r w:rsidR="009E0FF6">
        <w:t xml:space="preserve"> </w:t>
      </w:r>
      <w:r w:rsidR="00C57409">
        <w:t>steps</w:t>
      </w:r>
      <w:r w:rsidR="009E0FF6">
        <w:t xml:space="preserve"> </w:t>
      </w:r>
      <w:r w:rsidR="00C57409">
        <w:t>of</w:t>
      </w:r>
      <w:r w:rsidR="00634603">
        <w:t xml:space="preserve"> </w:t>
      </w:r>
      <w:r w:rsidR="00C57409">
        <w:t>creating</w:t>
      </w:r>
      <w:r w:rsidR="009E0FF6">
        <w:t xml:space="preserve"> </w:t>
      </w:r>
      <w:r w:rsidR="00634603">
        <w:t xml:space="preserve">the </w:t>
      </w:r>
      <w:r w:rsidR="009E0FF6">
        <w:t>system</w:t>
      </w:r>
      <w:del w:id="25" w:author="ITIS1410" w:date="2019-06-14T16:56:00Z">
        <w:r w:rsidR="009E0FF6" w:rsidDel="00A90543">
          <w:delText>,</w:delText>
        </w:r>
      </w:del>
      <w:del w:id="26" w:author="Пользователь Windows" w:date="2019-06-14T18:08:00Z">
        <w:r w:rsidR="009E0FF6" w:rsidDel="00524533">
          <w:delText xml:space="preserve"> which</w:delText>
        </w:r>
      </w:del>
      <w:ins w:id="27" w:author="Пользователь Windows" w:date="2019-06-14T18:08:00Z">
        <w:r w:rsidR="00524533">
          <w:t>, which</w:t>
        </w:r>
      </w:ins>
      <w:r w:rsidR="009E0FF6">
        <w:t xml:space="preserve"> </w:t>
      </w:r>
      <w:r w:rsidR="00C57409">
        <w:t>will</w:t>
      </w:r>
      <w:r w:rsidR="009E0FF6">
        <w:t xml:space="preserve"> </w:t>
      </w:r>
      <w:r w:rsidR="00C57409">
        <w:t>depict</w:t>
      </w:r>
      <w:r w:rsidR="009E0FF6">
        <w:t xml:space="preserve"> </w:t>
      </w:r>
      <w:del w:id="28" w:author="ITIS1410" w:date="2019-06-14T16:56:00Z">
        <w:r w:rsidR="00C57409" w:rsidDel="00A90543">
          <w:delText>a</w:delText>
        </w:r>
        <w:r w:rsidR="009E0FF6" w:rsidDel="00A90543">
          <w:delText xml:space="preserve"> </w:delText>
        </w:r>
        <w:r w:rsidR="00F9481C" w:rsidDel="00A90543">
          <w:delText>taken</w:delText>
        </w:r>
        <w:r w:rsidR="009E0FF6" w:rsidDel="00A90543">
          <w:delText xml:space="preserve"> </w:delText>
        </w:r>
        <w:r w:rsidR="00F9481C" w:rsidDel="00A90543">
          <w:delText>from</w:delText>
        </w:r>
        <w:r w:rsidR="009E0FF6" w:rsidDel="00A90543">
          <w:delText xml:space="preserve"> </w:delText>
        </w:r>
        <w:r w:rsidR="00F9481C" w:rsidDel="00A90543">
          <w:delText>the</w:delText>
        </w:r>
        <w:r w:rsidR="009E0FF6" w:rsidDel="00A90543">
          <w:delText xml:space="preserve"> </w:delText>
        </w:r>
        <w:r w:rsidR="00F9481C" w:rsidDel="00A90543">
          <w:delText>web-camera</w:delText>
        </w:r>
        <w:r w:rsidR="009E0FF6" w:rsidDel="00A90543">
          <w:delText xml:space="preserve"> </w:delText>
        </w:r>
        <w:r w:rsidR="00F9481C" w:rsidDel="00A90543">
          <w:delText>picture</w:delText>
        </w:r>
        <w:r w:rsidR="009E0FF6" w:rsidDel="00A90543">
          <w:delText xml:space="preserve"> </w:delText>
        </w:r>
      </w:del>
      <w:r w:rsidR="00F9481C">
        <w:t>on</w:t>
      </w:r>
      <w:r w:rsidR="009E0FF6">
        <w:t xml:space="preserve"> </w:t>
      </w:r>
      <w:r w:rsidR="00F9481C">
        <w:t>a</w:t>
      </w:r>
      <w:r w:rsidR="009E0FF6">
        <w:t xml:space="preserve"> </w:t>
      </w:r>
      <w:r w:rsidR="00F9481C">
        <w:t>sheet</w:t>
      </w:r>
      <w:r w:rsidR="009E0FF6">
        <w:t xml:space="preserve"> </w:t>
      </w:r>
      <w:r w:rsidR="00F9481C">
        <w:t>of</w:t>
      </w:r>
      <w:r w:rsidR="009E0FF6">
        <w:t xml:space="preserve"> </w:t>
      </w:r>
      <w:r w:rsidR="00F9481C">
        <w:t>paper</w:t>
      </w:r>
      <w:ins w:id="29" w:author="ITIS1410" w:date="2019-06-14T16:56:00Z">
        <w:r w:rsidR="00A90543">
          <w:t xml:space="preserve"> a</w:t>
        </w:r>
      </w:ins>
      <w:ins w:id="30" w:author="ITIS1410" w:date="2019-06-14T16:57:00Z">
        <w:r w:rsidR="00A90543">
          <w:t xml:space="preserve"> picture</w:t>
        </w:r>
      </w:ins>
      <w:ins w:id="31" w:author="ITIS1410" w:date="2019-06-14T16:56:00Z">
        <w:r w:rsidR="00A90543">
          <w:t xml:space="preserve"> taken from </w:t>
        </w:r>
      </w:ins>
      <w:ins w:id="32" w:author="ITIS1410" w:date="2019-06-14T17:42:00Z">
        <w:r w:rsidR="000A26EA">
          <w:t>a</w:t>
        </w:r>
      </w:ins>
      <w:ins w:id="33" w:author="ITIS1410" w:date="2019-06-14T16:56:00Z">
        <w:r w:rsidR="00A90543">
          <w:t xml:space="preserve"> web-camera</w:t>
        </w:r>
      </w:ins>
      <w:r w:rsidR="009C5738">
        <w:t>.</w:t>
      </w:r>
      <w:r w:rsidR="009E0FF6">
        <w:t xml:space="preserve"> </w:t>
      </w:r>
      <w:r w:rsidR="00634603">
        <w:t>The s</w:t>
      </w:r>
      <w:r w:rsidR="009C5738">
        <w:t>ystem</w:t>
      </w:r>
      <w:r w:rsidR="009E0FF6">
        <w:t xml:space="preserve"> </w:t>
      </w:r>
      <w:r w:rsidR="009C5738">
        <w:t>enables</w:t>
      </w:r>
      <w:r w:rsidR="00BB4CDE">
        <w:t xml:space="preserve"> a</w:t>
      </w:r>
      <w:r w:rsidR="009E0FF6">
        <w:t xml:space="preserve"> </w:t>
      </w:r>
      <w:r w:rsidR="009C5738">
        <w:t>webcam</w:t>
      </w:r>
      <w:del w:id="34" w:author="ITIS1410" w:date="2019-06-14T16:57:00Z">
        <w:r w:rsidR="009C5738" w:rsidDel="00A90543">
          <w:delText>,</w:delText>
        </w:r>
      </w:del>
      <w:r w:rsidR="009E0FF6">
        <w:t xml:space="preserve"> </w:t>
      </w:r>
      <w:r w:rsidR="009C5738">
        <w:t>from</w:t>
      </w:r>
      <w:r w:rsidR="009E0FF6">
        <w:t xml:space="preserve"> </w:t>
      </w:r>
      <w:r w:rsidR="009C5738">
        <w:t>which</w:t>
      </w:r>
      <w:r w:rsidR="009E0FF6">
        <w:t xml:space="preserve"> </w:t>
      </w:r>
      <w:del w:id="35" w:author="ITIS1410" w:date="2019-06-14T16:58:00Z">
        <w:r w:rsidR="009C5738" w:rsidDel="00A90543">
          <w:delText>snapshot</w:delText>
        </w:r>
        <w:r w:rsidR="009E0FF6" w:rsidDel="00A90543">
          <w:delText xml:space="preserve"> </w:delText>
        </w:r>
      </w:del>
      <w:r w:rsidR="009C5738">
        <w:t>will</w:t>
      </w:r>
      <w:r w:rsidR="009E0FF6">
        <w:t xml:space="preserve"> </w:t>
      </w:r>
      <w:r w:rsidR="009C5738">
        <w:t>be</w:t>
      </w:r>
      <w:r w:rsidR="009E0FF6">
        <w:t xml:space="preserve"> </w:t>
      </w:r>
      <w:r w:rsidR="009C5738">
        <w:t>taken</w:t>
      </w:r>
      <w:ins w:id="36" w:author="ITIS1410" w:date="2019-06-14T16:58:00Z">
        <w:r w:rsidR="00A90543">
          <w:t xml:space="preserve"> snapshot</w:t>
        </w:r>
      </w:ins>
      <w:r w:rsidR="00185CF7">
        <w:t>,</w:t>
      </w:r>
      <w:r w:rsidR="009E0FF6">
        <w:t xml:space="preserve"> </w:t>
      </w:r>
      <w:r w:rsidR="00BB4CDE">
        <w:t xml:space="preserve">the </w:t>
      </w:r>
      <w:r w:rsidR="00185CF7">
        <w:t>convenient</w:t>
      </w:r>
      <w:r w:rsidR="009E0FF6">
        <w:t xml:space="preserve"> </w:t>
      </w:r>
      <w:r w:rsidR="00185CF7">
        <w:t>program</w:t>
      </w:r>
      <w:r w:rsidR="009E0FF6">
        <w:t xml:space="preserve"> </w:t>
      </w:r>
      <w:r w:rsidR="00185CF7">
        <w:t>with</w:t>
      </w:r>
      <w:r w:rsidR="009E0FF6">
        <w:t xml:space="preserve"> </w:t>
      </w:r>
      <w:r w:rsidR="00BB4CDE">
        <w:t xml:space="preserve">the </w:t>
      </w:r>
      <w:r w:rsidR="00185CF7">
        <w:t>graphical</w:t>
      </w:r>
      <w:r w:rsidR="009E0FF6">
        <w:t xml:space="preserve"> </w:t>
      </w:r>
      <w:r w:rsidR="00185CF7">
        <w:t>user</w:t>
      </w:r>
      <w:r w:rsidR="009E0FF6">
        <w:t xml:space="preserve"> </w:t>
      </w:r>
      <w:r w:rsidR="00185CF7">
        <w:t>interface,</w:t>
      </w:r>
      <w:r w:rsidR="009E0FF6">
        <w:t xml:space="preserve"> </w:t>
      </w:r>
      <w:r w:rsidR="00185CF7">
        <w:t>including</w:t>
      </w:r>
      <w:r w:rsidR="009E0FF6">
        <w:t xml:space="preserve"> </w:t>
      </w:r>
      <w:r w:rsidR="00185CF7">
        <w:t>algorithms,</w:t>
      </w:r>
      <w:r w:rsidR="009E0FF6">
        <w:t xml:space="preserve"> </w:t>
      </w:r>
      <w:r w:rsidR="00185CF7">
        <w:t>whose</w:t>
      </w:r>
      <w:r w:rsidR="009E0FF6">
        <w:t xml:space="preserve"> </w:t>
      </w:r>
      <w:r w:rsidR="00185CF7">
        <w:t>parameters</w:t>
      </w:r>
      <w:r w:rsidR="009E0FF6">
        <w:t xml:space="preserve"> </w:t>
      </w:r>
      <w:r w:rsidR="00185CF7">
        <w:t>can</w:t>
      </w:r>
      <w:r w:rsidR="009E0FF6">
        <w:t xml:space="preserve"> </w:t>
      </w:r>
      <w:r w:rsidR="00185CF7">
        <w:t>be</w:t>
      </w:r>
      <w:r w:rsidR="009E0FF6">
        <w:t xml:space="preserve"> </w:t>
      </w:r>
      <w:r w:rsidR="00185CF7">
        <w:t>changed,</w:t>
      </w:r>
      <w:r w:rsidR="009E0FF6">
        <w:t xml:space="preserve"> </w:t>
      </w:r>
      <w:r w:rsidR="00185CF7">
        <w:t>TCP</w:t>
      </w:r>
      <w:r w:rsidR="009E0FF6">
        <w:t xml:space="preserve"> </w:t>
      </w:r>
      <w:r w:rsidR="00185CF7">
        <w:t>server,</w:t>
      </w:r>
      <w:r w:rsidR="009E0FF6">
        <w:t xml:space="preserve"> </w:t>
      </w:r>
      <w:r w:rsidR="00E44CD5">
        <w:t>webcam</w:t>
      </w:r>
      <w:r w:rsidR="009E0FF6">
        <w:t xml:space="preserve"> </w:t>
      </w:r>
      <w:r w:rsidR="00E44CD5">
        <w:t>control,</w:t>
      </w:r>
      <w:r w:rsidR="009E0FF6">
        <w:t xml:space="preserve"> </w:t>
      </w:r>
      <w:r w:rsidR="003F2A39">
        <w:t xml:space="preserve">observation of the drawing </w:t>
      </w:r>
      <w:r w:rsidR="00E44CD5">
        <w:t>process</w:t>
      </w:r>
      <w:ins w:id="37" w:author="ITIS1410" w:date="2019-06-14T16:59:00Z">
        <w:r w:rsidR="00A90543">
          <w:t xml:space="preserve"> and</w:t>
        </w:r>
      </w:ins>
      <w:del w:id="38" w:author="ITIS1410" w:date="2019-06-14T16:59:00Z">
        <w:r w:rsidR="00E44CD5" w:rsidDel="00A90543">
          <w:delText>,</w:delText>
        </w:r>
      </w:del>
      <w:r w:rsidR="009E0FF6">
        <w:t xml:space="preserve"> </w:t>
      </w:r>
      <w:r w:rsidR="00E44CD5">
        <w:t>logging.</w:t>
      </w:r>
      <w:r w:rsidR="009E0FF6">
        <w:t xml:space="preserve"> </w:t>
      </w:r>
      <w:r w:rsidR="004A2F5E">
        <w:t>The m</w:t>
      </w:r>
      <w:r w:rsidR="00E44CD5">
        <w:t>ain</w:t>
      </w:r>
      <w:r w:rsidR="009E0FF6">
        <w:t xml:space="preserve"> </w:t>
      </w:r>
      <w:r w:rsidR="00E44CD5">
        <w:t>drawing</w:t>
      </w:r>
      <w:r w:rsidR="009E0FF6">
        <w:t xml:space="preserve"> </w:t>
      </w:r>
      <w:r w:rsidR="00E44CD5">
        <w:t>component</w:t>
      </w:r>
      <w:r w:rsidR="009E0FF6">
        <w:t xml:space="preserve"> </w:t>
      </w:r>
      <w:r w:rsidR="00E44CD5">
        <w:t>of</w:t>
      </w:r>
      <w:r w:rsidR="00BB4CDE">
        <w:t xml:space="preserve"> the</w:t>
      </w:r>
      <w:r w:rsidR="009E0FF6">
        <w:t xml:space="preserve"> </w:t>
      </w:r>
      <w:r w:rsidR="00E44CD5">
        <w:t>system</w:t>
      </w:r>
      <w:r w:rsidR="009E0FF6">
        <w:t xml:space="preserve"> </w:t>
      </w:r>
      <w:r w:rsidR="00E44CD5">
        <w:t>is</w:t>
      </w:r>
      <w:r w:rsidR="009E0FF6">
        <w:t xml:space="preserve"> </w:t>
      </w:r>
      <w:r w:rsidR="00E44CD5">
        <w:t>K</w:t>
      </w:r>
      <w:r w:rsidR="009E0FF6">
        <w:t xml:space="preserve">UKA </w:t>
      </w:r>
      <w:r w:rsidR="00E44CD5">
        <w:t>KR3</w:t>
      </w:r>
      <w:r w:rsidR="009E0FF6">
        <w:t xml:space="preserve"> </w:t>
      </w:r>
      <w:r w:rsidR="00E44CD5">
        <w:t>R540</w:t>
      </w:r>
      <w:r w:rsidR="004964E5">
        <w:t>.</w:t>
      </w:r>
      <w:r w:rsidR="009E0FF6">
        <w:t xml:space="preserve"> </w:t>
      </w:r>
      <w:r w:rsidR="00E44CD5">
        <w:t>KR3</w:t>
      </w:r>
      <w:r w:rsidR="009E0FF6">
        <w:t xml:space="preserve"> </w:t>
      </w:r>
      <w:r w:rsidR="00E44CD5">
        <w:t>R540</w:t>
      </w:r>
      <w:r w:rsidR="009E0FF6">
        <w:t xml:space="preserve"> </w:t>
      </w:r>
      <w:r w:rsidR="00E44CD5">
        <w:t>is</w:t>
      </w:r>
      <w:r w:rsidR="009E0FF6">
        <w:t xml:space="preserve"> </w:t>
      </w:r>
      <w:r w:rsidR="00E44CD5">
        <w:t>robotic</w:t>
      </w:r>
      <w:r w:rsidR="004A2F5E">
        <w:t xml:space="preserve"> system</w:t>
      </w:r>
      <w:ins w:id="39" w:author="Пользователь Windows" w:date="2019-06-14T18:10:00Z">
        <w:r w:rsidR="00524533" w:rsidRPr="00524533">
          <w:rPr>
            <w:rPrChange w:id="40" w:author="Пользователь Windows" w:date="2019-06-14T18:10:00Z">
              <w:rPr>
                <w:lang w:val="ru-RU"/>
              </w:rPr>
            </w:rPrChange>
          </w:rPr>
          <w:t xml:space="preserve"> </w:t>
        </w:r>
      </w:ins>
      <w:del w:id="41" w:author="ITIS1410" w:date="2019-06-14T17:45:00Z">
        <w:r w:rsidR="004A2F5E" w:rsidDel="000A26EA">
          <w:delText xml:space="preserve">, including the </w:delText>
        </w:r>
      </w:del>
      <w:ins w:id="42" w:author="ITIS1410" w:date="2019-06-14T17:45:00Z">
        <w:r w:rsidR="000A26EA">
          <w:t xml:space="preserve">with a </w:t>
        </w:r>
      </w:ins>
      <w:r w:rsidR="009E0FF6">
        <w:t>manipulator</w:t>
      </w:r>
      <w:del w:id="43" w:author="ITIS1410" w:date="2019-06-14T17:05:00Z">
        <w:r w:rsidR="009E0FF6" w:rsidDel="00364F6F">
          <w:delText>,</w:delText>
        </w:r>
      </w:del>
      <w:r w:rsidR="009E0FF6">
        <w:t xml:space="preserve"> </w:t>
      </w:r>
      <w:ins w:id="44" w:author="ITIS1410" w:date="2019-06-14T17:45:00Z">
        <w:r w:rsidR="000A26EA">
          <w:t>that</w:t>
        </w:r>
      </w:ins>
      <w:ins w:id="45" w:author="Пользователь Windows" w:date="2019-06-14T18:10:00Z">
        <w:r w:rsidR="00524533" w:rsidRPr="00524533">
          <w:rPr>
            <w:rPrChange w:id="46" w:author="Пользователь Windows" w:date="2019-06-14T18:10:00Z">
              <w:rPr>
                <w:lang w:val="ru-RU"/>
              </w:rPr>
            </w:rPrChange>
          </w:rPr>
          <w:t xml:space="preserve"> </w:t>
        </w:r>
      </w:ins>
      <w:del w:id="47" w:author="ITIS1410" w:date="2019-06-14T17:45:00Z">
        <w:r w:rsidR="00E44CD5" w:rsidDel="000A26EA">
          <w:delText>which</w:delText>
        </w:r>
        <w:r w:rsidR="009E0FF6" w:rsidDel="000A26EA">
          <w:delText xml:space="preserve"> </w:delText>
        </w:r>
      </w:del>
      <w:r w:rsidR="00E44CD5">
        <w:t>will</w:t>
      </w:r>
      <w:r w:rsidR="009E0FF6">
        <w:t xml:space="preserve"> </w:t>
      </w:r>
      <w:r w:rsidR="004A2F5E">
        <w:t>take</w:t>
      </w:r>
      <w:r w:rsidR="009E0FF6">
        <w:t xml:space="preserve"> </w:t>
      </w:r>
      <w:r w:rsidR="004A2F5E">
        <w:t>commands</w:t>
      </w:r>
      <w:r w:rsidR="009E0FF6">
        <w:t xml:space="preserve"> </w:t>
      </w:r>
      <w:r w:rsidR="00E44CD5">
        <w:t>to</w:t>
      </w:r>
      <w:r w:rsidR="009E0FF6">
        <w:t xml:space="preserve"> </w:t>
      </w:r>
      <w:r w:rsidR="00E44CD5">
        <w:t>draw</w:t>
      </w:r>
      <w:r w:rsidR="00BB4CDE">
        <w:t xml:space="preserve"> a</w:t>
      </w:r>
      <w:r w:rsidR="009E0FF6">
        <w:t xml:space="preserve"> </w:t>
      </w:r>
      <w:r w:rsidR="00E44CD5">
        <w:t>result</w:t>
      </w:r>
      <w:r w:rsidR="009E0FF6">
        <w:t xml:space="preserve"> </w:t>
      </w:r>
      <w:r w:rsidR="00E44CD5">
        <w:t>image.</w:t>
      </w:r>
    </w:p>
    <w:p w:rsidR="009303D9" w:rsidRPr="004D72B5" w:rsidRDefault="004D72B5" w:rsidP="00972203">
      <w:pPr>
        <w:pStyle w:val="Keywords"/>
      </w:pPr>
      <w:r w:rsidRPr="004D72B5">
        <w:t>Keywords—</w:t>
      </w:r>
      <w:r w:rsidR="00266DCB">
        <w:t>image</w:t>
      </w:r>
      <w:r w:rsidR="009E0FF6">
        <w:t xml:space="preserve"> </w:t>
      </w:r>
      <w:r w:rsidR="00266DCB">
        <w:t>processing</w:t>
      </w:r>
      <w:r w:rsidR="00D7522C">
        <w:t>,</w:t>
      </w:r>
      <w:r w:rsidR="009E0FF6">
        <w:t xml:space="preserve"> </w:t>
      </w:r>
      <w:r w:rsidR="00266DCB">
        <w:t>robotic</w:t>
      </w:r>
      <w:r w:rsidR="009E0FF6">
        <w:t xml:space="preserve"> </w:t>
      </w:r>
      <w:r w:rsidR="00266DCB">
        <w:t>system</w:t>
      </w:r>
      <w:r w:rsidR="00D7522C">
        <w:t>,</w:t>
      </w:r>
      <w:r w:rsidR="009E0FF6">
        <w:t xml:space="preserve"> </w:t>
      </w:r>
      <w:r w:rsidR="00266DCB">
        <w:t>com</w:t>
      </w:r>
      <w:r w:rsidR="00B22965">
        <w:t>p</w:t>
      </w:r>
      <w:r w:rsidR="00266DCB">
        <w:t>uter</w:t>
      </w:r>
      <w:r w:rsidR="009E0FF6">
        <w:t xml:space="preserve"> </w:t>
      </w:r>
      <w:r w:rsidR="00266DCB">
        <w:t>vision</w:t>
      </w:r>
      <w:r w:rsidR="009E0FF6">
        <w:t xml:space="preserve"> </w:t>
      </w:r>
      <w:r w:rsidR="00266DCB">
        <w:t>algorithm</w:t>
      </w:r>
      <w:r w:rsidR="00D7522C">
        <w:t>,</w:t>
      </w:r>
      <w:r w:rsidR="009E0FF6">
        <w:t xml:space="preserve"> </w:t>
      </w:r>
      <w:r w:rsidR="00266DCB">
        <w:t>depicting</w:t>
      </w:r>
      <w:r w:rsidR="009E0FF6">
        <w:t xml:space="preserve"> </w:t>
      </w:r>
      <w:r w:rsidR="00266DCB">
        <w:t>of</w:t>
      </w:r>
      <w:r w:rsidR="009E0FF6">
        <w:t xml:space="preserve"> </w:t>
      </w:r>
      <w:r w:rsidR="00B22965">
        <w:t>a</w:t>
      </w:r>
      <w:r w:rsidR="009E0FF6">
        <w:t xml:space="preserve"> </w:t>
      </w:r>
      <w:r w:rsidR="00B22965">
        <w:t>picture</w:t>
      </w:r>
      <w:r w:rsidR="00574EAD">
        <w:t>, OpenCV, KUKA</w:t>
      </w:r>
    </w:p>
    <w:p w:rsidR="009303D9" w:rsidRPr="00D632BE" w:rsidRDefault="008322DD" w:rsidP="006B6B66">
      <w:pPr>
        <w:pStyle w:val="1"/>
      </w:pPr>
      <w:r>
        <w:t>Introduction</w:t>
      </w:r>
      <w:r w:rsidR="009E0FF6">
        <w:t xml:space="preserve">  </w:t>
      </w:r>
    </w:p>
    <w:p w:rsidR="00364325" w:rsidRPr="00672368" w:rsidRDefault="00364325" w:rsidP="001453F6">
      <w:pPr>
        <w:pStyle w:val="timesnew10"/>
      </w:pPr>
      <w:r>
        <w:t>R</w:t>
      </w:r>
      <w:r w:rsidRPr="00364325">
        <w:t>obot</w:t>
      </w:r>
      <w:r>
        <w:t>-</w:t>
      </w:r>
      <w:r w:rsidRPr="00364325">
        <w:t>manipulators are widely used in industrial problems</w:t>
      </w:r>
      <w:r>
        <w:t>.</w:t>
      </w:r>
      <w:r w:rsidRPr="00364325">
        <w:t xml:space="preserve"> However, they are also used for scientific purposes</w:t>
      </w:r>
      <w:del w:id="48" w:author="ITIS1410" w:date="2019-06-14T17:09:00Z">
        <w:r w:rsidRPr="00364325" w:rsidDel="00364F6F">
          <w:delText>,</w:delText>
        </w:r>
      </w:del>
      <w:r w:rsidRPr="00364325">
        <w:t xml:space="preserve"> due to their excellent accuracy and repeatability. For example, you can calibrate cameras using robotic manipulators KUKA</w:t>
      </w:r>
      <w:r w:rsidR="00C2567F">
        <w:t xml:space="preserve"> [</w:t>
      </w:r>
      <w:r w:rsidR="00CB0BDD">
        <w:t>1</w:t>
      </w:r>
      <w:r w:rsidR="00C2567F">
        <w:t>]</w:t>
      </w:r>
      <w:r w:rsidRPr="00364325">
        <w:t xml:space="preserve">. </w:t>
      </w:r>
      <w:r w:rsidR="00C2567F" w:rsidRPr="00364325">
        <w:t>Alternatively,</w:t>
      </w:r>
      <w:r w:rsidRPr="00364325">
        <w:t xml:space="preserve"> </w:t>
      </w:r>
      <w:ins w:id="49" w:author="ITIS1410" w:date="2019-06-14T17:09:00Z">
        <w:r w:rsidR="00364F6F">
          <w:t xml:space="preserve">you </w:t>
        </w:r>
      </w:ins>
      <w:r w:rsidR="00672368">
        <w:t xml:space="preserve">can </w:t>
      </w:r>
      <w:r w:rsidRPr="00364325">
        <w:t>explore the algorithms for the visual recognition of this tag, if you attach a tag to the robot's flange</w:t>
      </w:r>
      <w:r w:rsidR="00C2567F" w:rsidRPr="00C2567F">
        <w:t xml:space="preserve"> </w:t>
      </w:r>
      <w:r w:rsidR="00C2567F">
        <w:t>[</w:t>
      </w:r>
      <w:r w:rsidR="00CB0BDD">
        <w:t>2</w:t>
      </w:r>
      <w:r w:rsidR="00C2567F">
        <w:t>]</w:t>
      </w:r>
      <w:r w:rsidRPr="00364325">
        <w:t>.</w:t>
      </w:r>
      <w:r w:rsidR="00672368" w:rsidRPr="00672368">
        <w:t xml:space="preserve"> In our work, we will talk about our robotic system based on the KUKA robotic arm and the OpenCV program, with which the robot will draw the face found in the frame.</w:t>
      </w:r>
    </w:p>
    <w:p w:rsidR="00364325" w:rsidRPr="00162C39" w:rsidRDefault="009E0FF6" w:rsidP="001453F6">
      <w:pPr>
        <w:pStyle w:val="timesnew10"/>
      </w:pPr>
      <w:r>
        <w:t>T</w:t>
      </w:r>
      <w:r w:rsidR="001453F6" w:rsidRPr="001453F6">
        <w:t>here</w:t>
      </w:r>
      <w:r>
        <w:t xml:space="preserve"> </w:t>
      </w:r>
      <w:r w:rsidR="001453F6" w:rsidRPr="001453F6">
        <w:t>are</w:t>
      </w:r>
      <w:r>
        <w:t xml:space="preserve"> </w:t>
      </w:r>
      <w:r w:rsidR="001453F6" w:rsidRPr="001453F6">
        <w:t>not</w:t>
      </w:r>
      <w:r>
        <w:t xml:space="preserve"> a lot of </w:t>
      </w:r>
      <w:r w:rsidR="001453F6" w:rsidRPr="001453F6">
        <w:t>picture</w:t>
      </w:r>
      <w:r>
        <w:t xml:space="preserve"> </w:t>
      </w:r>
      <w:r w:rsidR="001453F6" w:rsidRPr="001453F6">
        <w:t>drawing</w:t>
      </w:r>
      <w:r>
        <w:t xml:space="preserve"> </w:t>
      </w:r>
      <w:r w:rsidR="001453F6" w:rsidRPr="001453F6">
        <w:t>systems</w:t>
      </w:r>
      <w:r>
        <w:t xml:space="preserve"> </w:t>
      </w:r>
      <w:r w:rsidR="001453F6" w:rsidRPr="001453F6">
        <w:t>and</w:t>
      </w:r>
      <w:r>
        <w:t xml:space="preserve"> </w:t>
      </w:r>
      <w:r w:rsidR="00D72130">
        <w:t>corresponding</w:t>
      </w:r>
      <w:r>
        <w:t xml:space="preserve"> </w:t>
      </w:r>
      <w:r w:rsidR="001453F6" w:rsidRPr="001453F6">
        <w:t>algorithms</w:t>
      </w:r>
      <w:r>
        <w:t xml:space="preserve"> </w:t>
      </w:r>
      <w:r w:rsidR="00D72130">
        <w:t>that</w:t>
      </w:r>
      <w:r>
        <w:t xml:space="preserve"> </w:t>
      </w:r>
      <w:r w:rsidR="001453F6" w:rsidRPr="001453F6">
        <w:t>get</w:t>
      </w:r>
      <w:r>
        <w:t xml:space="preserve"> </w:t>
      </w:r>
      <w:r w:rsidR="001453F6" w:rsidRPr="001453F6">
        <w:t>data</w:t>
      </w:r>
      <w:r>
        <w:t xml:space="preserve"> </w:t>
      </w:r>
      <w:r w:rsidR="001453F6" w:rsidRPr="001453F6">
        <w:t>in</w:t>
      </w:r>
      <w:r>
        <w:t xml:space="preserve"> </w:t>
      </w:r>
      <w:r w:rsidR="001453F6" w:rsidRPr="001453F6">
        <w:t>the</w:t>
      </w:r>
      <w:r>
        <w:t xml:space="preserve"> </w:t>
      </w:r>
      <w:r w:rsidR="001453F6" w:rsidRPr="001453F6">
        <w:t>online</w:t>
      </w:r>
      <w:r>
        <w:t xml:space="preserve"> </w:t>
      </w:r>
      <w:r w:rsidR="001453F6" w:rsidRPr="001453F6">
        <w:t>regime</w:t>
      </w:r>
      <w:r>
        <w:t xml:space="preserve"> </w:t>
      </w:r>
      <w:r w:rsidR="001453F6" w:rsidRPr="001453F6">
        <w:t>described.</w:t>
      </w:r>
      <w:r>
        <w:t xml:space="preserve"> </w:t>
      </w:r>
      <w:r w:rsidRPr="001453F6">
        <w:t>Therefore,</w:t>
      </w:r>
      <w:r>
        <w:t xml:space="preserve"> </w:t>
      </w:r>
      <w:r w:rsidR="001453F6" w:rsidRPr="001453F6">
        <w:t>this</w:t>
      </w:r>
      <w:r>
        <w:t xml:space="preserve"> </w:t>
      </w:r>
      <w:r w:rsidR="001453F6" w:rsidRPr="001453F6">
        <w:t>is</w:t>
      </w:r>
      <w:r>
        <w:t xml:space="preserve"> </w:t>
      </w:r>
      <w:r w:rsidR="00B0287C">
        <w:t xml:space="preserve">an </w:t>
      </w:r>
      <w:r w:rsidR="001453F6" w:rsidRPr="001453F6">
        <w:t>attempt</w:t>
      </w:r>
      <w:r>
        <w:t xml:space="preserve"> </w:t>
      </w:r>
      <w:r w:rsidR="001453F6" w:rsidRPr="001453F6">
        <w:t>to</w:t>
      </w:r>
      <w:r>
        <w:t xml:space="preserve"> </w:t>
      </w:r>
      <w:r w:rsidR="001453F6" w:rsidRPr="001453F6">
        <w:t>describe</w:t>
      </w:r>
      <w:r>
        <w:t xml:space="preserve"> </w:t>
      </w:r>
      <w:r w:rsidR="001453F6" w:rsidRPr="001453F6">
        <w:t>such</w:t>
      </w:r>
      <w:r>
        <w:t xml:space="preserve"> </w:t>
      </w:r>
      <w:r w:rsidR="001453F6" w:rsidRPr="001453F6">
        <w:t>kind</w:t>
      </w:r>
      <w:r>
        <w:t xml:space="preserve"> </w:t>
      </w:r>
      <w:r w:rsidR="001453F6" w:rsidRPr="001453F6">
        <w:t>of</w:t>
      </w:r>
      <w:r>
        <w:t xml:space="preserve"> </w:t>
      </w:r>
      <w:r w:rsidR="001453F6" w:rsidRPr="001453F6">
        <w:t>system</w:t>
      </w:r>
      <w:r>
        <w:t xml:space="preserve"> </w:t>
      </w:r>
      <w:r w:rsidR="001453F6" w:rsidRPr="001453F6">
        <w:t>c</w:t>
      </w:r>
      <w:r w:rsidR="009018D7">
        <w:t>reated</w:t>
      </w:r>
      <w:r>
        <w:t xml:space="preserve"> </w:t>
      </w:r>
      <w:r w:rsidR="009018D7">
        <w:t>from</w:t>
      </w:r>
      <w:r>
        <w:t xml:space="preserve"> </w:t>
      </w:r>
      <w:r w:rsidR="009018D7">
        <w:t>scratch</w:t>
      </w:r>
      <w:r w:rsidR="002213B8">
        <w:t>.</w:t>
      </w:r>
      <w:r>
        <w:t xml:space="preserve"> </w:t>
      </w:r>
      <w:ins w:id="50" w:author="ITIS1410" w:date="2019-06-14T17:11:00Z">
        <w:r w:rsidR="006C2A8F">
          <w:t>Existing drawing robotics systems w</w:t>
        </w:r>
      </w:ins>
      <w:del w:id="51" w:author="ITIS1410" w:date="2019-06-14T17:11:00Z">
        <w:r w:rsidR="002213B8" w:rsidDel="006C2A8F">
          <w:delText>W</w:delText>
        </w:r>
      </w:del>
      <w:r w:rsidR="002213B8">
        <w:t>ere</w:t>
      </w:r>
      <w:r>
        <w:t xml:space="preserve"> </w:t>
      </w:r>
      <w:r w:rsidR="002213B8">
        <w:t>taken</w:t>
      </w:r>
      <w:r>
        <w:t xml:space="preserve"> </w:t>
      </w:r>
      <w:r w:rsidR="002213B8">
        <w:t>into</w:t>
      </w:r>
      <w:r>
        <w:t xml:space="preserve"> </w:t>
      </w:r>
      <w:r w:rsidR="002213B8">
        <w:t>account</w:t>
      </w:r>
      <w:del w:id="52" w:author="ITIS1410" w:date="2019-06-14T17:11:00Z">
        <w:r w:rsidDel="006C2A8F">
          <w:delText xml:space="preserve"> </w:delText>
        </w:r>
        <w:r w:rsidR="0087165A" w:rsidDel="006C2A8F">
          <w:delText>existing</w:delText>
        </w:r>
        <w:r w:rsidDel="006C2A8F">
          <w:delText xml:space="preserve"> </w:delText>
        </w:r>
        <w:r w:rsidR="0087165A" w:rsidDel="006C2A8F">
          <w:delText>drawing</w:delText>
        </w:r>
        <w:r w:rsidDel="006C2A8F">
          <w:delText xml:space="preserve"> </w:delText>
        </w:r>
        <w:r w:rsidR="0087165A" w:rsidDel="006C2A8F">
          <w:delText>robotics</w:delText>
        </w:r>
        <w:r w:rsidDel="006C2A8F">
          <w:delText xml:space="preserve"> </w:delText>
        </w:r>
        <w:r w:rsidR="0087165A" w:rsidDel="006C2A8F">
          <w:delText>system</w:delText>
        </w:r>
        <w:r w:rsidR="00FE69E2" w:rsidDel="006C2A8F">
          <w:delText>s</w:delText>
        </w:r>
      </w:del>
      <w:r w:rsidR="009018D7">
        <w:t>.</w:t>
      </w:r>
      <w:r>
        <w:t xml:space="preserve"> </w:t>
      </w:r>
      <w:r w:rsidR="009400C1">
        <w:t>H</w:t>
      </w:r>
      <w:r w:rsidR="00F54206">
        <w:t>umanoid</w:t>
      </w:r>
      <w:r>
        <w:t xml:space="preserve"> </w:t>
      </w:r>
      <w:r w:rsidR="00445E50">
        <w:t>artists</w:t>
      </w:r>
      <w:r>
        <w:t xml:space="preserve"> </w:t>
      </w:r>
      <w:r w:rsidR="00445E50">
        <w:t>[</w:t>
      </w:r>
      <w:r w:rsidR="00CB0BDD">
        <w:t>3</w:t>
      </w:r>
      <w:r w:rsidR="00F54206">
        <w:t>]</w:t>
      </w:r>
      <w:r>
        <w:t xml:space="preserve"> </w:t>
      </w:r>
      <w:r w:rsidR="00F54206">
        <w:t>-</w:t>
      </w:r>
      <w:r>
        <w:t xml:space="preserve"> </w:t>
      </w:r>
      <w:r w:rsidR="00F54206">
        <w:t>[</w:t>
      </w:r>
      <w:r w:rsidR="00CB0BDD">
        <w:t>5</w:t>
      </w:r>
      <w:r w:rsidR="00F54206">
        <w:t>]</w:t>
      </w:r>
      <w:r>
        <w:t xml:space="preserve"> </w:t>
      </w:r>
      <w:r w:rsidR="002213B8">
        <w:t>and</w:t>
      </w:r>
      <w:r>
        <w:t xml:space="preserve"> </w:t>
      </w:r>
      <w:r w:rsidR="00312E02">
        <w:t>different</w:t>
      </w:r>
      <w:r>
        <w:t xml:space="preserve"> </w:t>
      </w:r>
      <w:r w:rsidR="00312E02">
        <w:t>types</w:t>
      </w:r>
      <w:r>
        <w:t xml:space="preserve"> </w:t>
      </w:r>
      <w:r w:rsidR="00312E02">
        <w:t>of</w:t>
      </w:r>
      <w:r>
        <w:t xml:space="preserve"> </w:t>
      </w:r>
      <w:r w:rsidR="002213B8">
        <w:t>manipulators</w:t>
      </w:r>
      <w:r>
        <w:t xml:space="preserve"> </w:t>
      </w:r>
      <w:r w:rsidR="002213B8">
        <w:t>[</w:t>
      </w:r>
      <w:r w:rsidR="00CB0BDD">
        <w:t>6</w:t>
      </w:r>
      <w:r w:rsidR="002213B8">
        <w:t>]</w:t>
      </w:r>
      <w:r>
        <w:t xml:space="preserve"> – </w:t>
      </w:r>
      <w:r w:rsidR="002213B8">
        <w:t>[</w:t>
      </w:r>
      <w:r w:rsidR="00CB0BDD">
        <w:t>10</w:t>
      </w:r>
      <w:r w:rsidR="002213B8">
        <w:t>].</w:t>
      </w:r>
      <w:r w:rsidR="00B810D2">
        <w:t xml:space="preserve"> The</w:t>
      </w:r>
      <w:r>
        <w:t xml:space="preserve"> </w:t>
      </w:r>
      <w:r w:rsidR="00B810D2">
        <w:t>f</w:t>
      </w:r>
      <w:r w:rsidR="002213B8">
        <w:t>irst</w:t>
      </w:r>
      <w:r>
        <w:t xml:space="preserve"> </w:t>
      </w:r>
      <w:r w:rsidR="00445E50">
        <w:t>humanoid</w:t>
      </w:r>
      <w:r>
        <w:t xml:space="preserve"> </w:t>
      </w:r>
      <w:r w:rsidR="00445E50">
        <w:t>[</w:t>
      </w:r>
      <w:r w:rsidR="00CB0BDD">
        <w:t>3</w:t>
      </w:r>
      <w:r w:rsidR="001B56B2">
        <w:t>]</w:t>
      </w:r>
      <w:r>
        <w:t xml:space="preserve"> </w:t>
      </w:r>
      <w:r w:rsidR="001B56B2">
        <w:t>–</w:t>
      </w:r>
      <w:r>
        <w:t xml:space="preserve"> </w:t>
      </w:r>
      <w:r w:rsidR="001B56B2">
        <w:t>Fujitsu</w:t>
      </w:r>
      <w:r>
        <w:t xml:space="preserve"> </w:t>
      </w:r>
      <w:r w:rsidR="001B56B2">
        <w:t>robot</w:t>
      </w:r>
      <w:r>
        <w:t xml:space="preserve"> </w:t>
      </w:r>
      <w:r w:rsidR="001B56B2">
        <w:t>HOAP2</w:t>
      </w:r>
      <w:r>
        <w:t xml:space="preserve"> </w:t>
      </w:r>
      <w:r w:rsidR="001B56B2">
        <w:t>was</w:t>
      </w:r>
      <w:r>
        <w:t xml:space="preserve"> </w:t>
      </w:r>
      <w:r w:rsidR="001B56B2">
        <w:t>us</w:t>
      </w:r>
      <w:r w:rsidR="00445E50">
        <w:t>ed</w:t>
      </w:r>
      <w:r>
        <w:t xml:space="preserve"> </w:t>
      </w:r>
      <w:r w:rsidR="00445E50">
        <w:t>to</w:t>
      </w:r>
      <w:r>
        <w:t xml:space="preserve"> </w:t>
      </w:r>
      <w:r w:rsidR="00445E50">
        <w:t>create</w:t>
      </w:r>
      <w:r>
        <w:t xml:space="preserve"> </w:t>
      </w:r>
      <w:r w:rsidR="00B348FC">
        <w:t xml:space="preserve">the </w:t>
      </w:r>
      <w:r w:rsidR="00445E50">
        <w:t>human-like</w:t>
      </w:r>
      <w:r>
        <w:t xml:space="preserve"> </w:t>
      </w:r>
      <w:r w:rsidR="00445E50">
        <w:t>process.</w:t>
      </w:r>
      <w:r>
        <w:t xml:space="preserve"> </w:t>
      </w:r>
      <w:r w:rsidR="00445E50">
        <w:t>Firstly,</w:t>
      </w:r>
      <w:r>
        <w:t xml:space="preserve"> </w:t>
      </w:r>
      <w:r w:rsidR="00B0287C">
        <w:t xml:space="preserve">the </w:t>
      </w:r>
      <w:r w:rsidR="00445E50">
        <w:t>robot</w:t>
      </w:r>
      <w:r>
        <w:t xml:space="preserve"> </w:t>
      </w:r>
      <w:r w:rsidR="00445E50">
        <w:t>draw</w:t>
      </w:r>
      <w:r w:rsidR="00B0287C">
        <w:t>s</w:t>
      </w:r>
      <w:r>
        <w:t xml:space="preserve"> </w:t>
      </w:r>
      <w:r w:rsidR="00445E50">
        <w:t>contours,</w:t>
      </w:r>
      <w:r>
        <w:t xml:space="preserve"> </w:t>
      </w:r>
      <w:del w:id="53" w:author="Пользователь Windows" w:date="2019-06-14T18:08:00Z">
        <w:r w:rsidR="00445E50" w:rsidDel="00524533">
          <w:delText>then</w:delText>
        </w:r>
      </w:del>
      <w:ins w:id="54" w:author="Пользователь Windows" w:date="2019-06-14T18:08:00Z">
        <w:r w:rsidR="00524533">
          <w:t>and then</w:t>
        </w:r>
      </w:ins>
      <w:del w:id="55" w:author="ITIS1410" w:date="2019-06-14T17:12:00Z">
        <w:r w:rsidR="00445E50" w:rsidDel="006C2A8F">
          <w:delText>,</w:delText>
        </w:r>
      </w:del>
      <w:r>
        <w:t xml:space="preserve"> </w:t>
      </w:r>
      <w:r w:rsidR="00445E50">
        <w:t>fill</w:t>
      </w:r>
      <w:r>
        <w:t xml:space="preserve"> </w:t>
      </w:r>
      <w:r w:rsidR="00445E50">
        <w:t>another</w:t>
      </w:r>
      <w:r>
        <w:t xml:space="preserve"> </w:t>
      </w:r>
      <w:r w:rsidR="00445E50">
        <w:t>area.</w:t>
      </w:r>
      <w:r>
        <w:t xml:space="preserve"> </w:t>
      </w:r>
      <w:r w:rsidR="00DD7425">
        <w:t>To</w:t>
      </w:r>
      <w:r>
        <w:t xml:space="preserve"> </w:t>
      </w:r>
      <w:r w:rsidR="00DD7425">
        <w:t>make</w:t>
      </w:r>
      <w:r>
        <w:t xml:space="preserve"> </w:t>
      </w:r>
      <w:r w:rsidR="00B0287C">
        <w:t xml:space="preserve">the </w:t>
      </w:r>
      <w:r w:rsidR="00DD7425">
        <w:t>process</w:t>
      </w:r>
      <w:r>
        <w:t xml:space="preserve"> </w:t>
      </w:r>
      <w:r w:rsidR="00DD7425">
        <w:t>much</w:t>
      </w:r>
      <w:r>
        <w:t xml:space="preserve"> </w:t>
      </w:r>
      <w:r w:rsidR="00DD7425">
        <w:t>easier</w:t>
      </w:r>
      <w:r>
        <w:t xml:space="preserve"> </w:t>
      </w:r>
      <w:del w:id="56" w:author="ITIS1410" w:date="2019-06-14T17:12:00Z">
        <w:r w:rsidR="00DD7425" w:rsidDel="006C2A8F">
          <w:delText>was</w:delText>
        </w:r>
        <w:r w:rsidDel="006C2A8F">
          <w:delText xml:space="preserve"> </w:delText>
        </w:r>
        <w:r w:rsidR="00DD7425" w:rsidDel="006C2A8F">
          <w:delText>implemented</w:delText>
        </w:r>
        <w:r w:rsidDel="006C2A8F">
          <w:delText xml:space="preserve"> </w:delText>
        </w:r>
      </w:del>
      <w:r w:rsidR="00B0287C">
        <w:t>O</w:t>
      </w:r>
      <w:r w:rsidR="00DD7425">
        <w:t>penCV</w:t>
      </w:r>
      <w:r>
        <w:t xml:space="preserve"> </w:t>
      </w:r>
      <w:r w:rsidR="00DD7425">
        <w:t>library</w:t>
      </w:r>
      <w:ins w:id="57" w:author="ITIS1410" w:date="2019-06-14T17:12:00Z">
        <w:r w:rsidR="006C2A8F">
          <w:t xml:space="preserve"> was implemented</w:t>
        </w:r>
      </w:ins>
      <w:r w:rsidR="00AF24BA">
        <w:t>.</w:t>
      </w:r>
      <w:r>
        <w:t xml:space="preserve"> </w:t>
      </w:r>
      <w:r w:rsidR="00445E50">
        <w:t>There</w:t>
      </w:r>
      <w:r>
        <w:t xml:space="preserve"> </w:t>
      </w:r>
      <w:r w:rsidR="00445E50">
        <w:t>was</w:t>
      </w:r>
      <w:r>
        <w:t xml:space="preserve"> </w:t>
      </w:r>
      <w:r w:rsidR="00445E50">
        <w:t>used</w:t>
      </w:r>
      <w:r w:rsidR="00B348FC">
        <w:t xml:space="preserve"> a</w:t>
      </w:r>
      <w:r>
        <w:t xml:space="preserve"> </w:t>
      </w:r>
      <w:r w:rsidR="00445E50">
        <w:t>Canny</w:t>
      </w:r>
      <w:r>
        <w:t xml:space="preserve"> </w:t>
      </w:r>
      <w:r w:rsidR="00B348FC">
        <w:t>edge detector [</w:t>
      </w:r>
      <w:r w:rsidR="00CB0BDD">
        <w:t>11</w:t>
      </w:r>
      <w:r w:rsidR="00156B7D">
        <w:t>]</w:t>
      </w:r>
      <w:r>
        <w:t xml:space="preserve"> </w:t>
      </w:r>
      <w:r w:rsidR="00445E50">
        <w:t>to</w:t>
      </w:r>
      <w:r>
        <w:t xml:space="preserve"> </w:t>
      </w:r>
      <w:r w:rsidR="00445E50">
        <w:t>extract</w:t>
      </w:r>
      <w:r>
        <w:t xml:space="preserve"> </w:t>
      </w:r>
      <w:r w:rsidR="00445E50">
        <w:t>face</w:t>
      </w:r>
      <w:r>
        <w:t xml:space="preserve"> </w:t>
      </w:r>
      <w:r w:rsidR="00445E50">
        <w:t>contours,</w:t>
      </w:r>
      <w:r>
        <w:t xml:space="preserve"> </w:t>
      </w:r>
      <w:r w:rsidR="00B0287C">
        <w:t xml:space="preserve">the </w:t>
      </w:r>
      <w:r w:rsidR="00445E50">
        <w:t>image</w:t>
      </w:r>
      <w:r>
        <w:t xml:space="preserve"> </w:t>
      </w:r>
      <w:r w:rsidR="00445E50">
        <w:t>was</w:t>
      </w:r>
      <w:r>
        <w:t xml:space="preserve"> </w:t>
      </w:r>
      <w:r w:rsidR="00445E50">
        <w:t>binarized,</w:t>
      </w:r>
      <w:r>
        <w:t xml:space="preserve"> </w:t>
      </w:r>
      <w:r w:rsidR="00445E50">
        <w:t>unwanted</w:t>
      </w:r>
      <w:r>
        <w:t xml:space="preserve"> </w:t>
      </w:r>
      <w:r w:rsidR="00445E50">
        <w:t>contours</w:t>
      </w:r>
      <w:r>
        <w:t xml:space="preserve"> </w:t>
      </w:r>
      <w:r w:rsidR="00445E50">
        <w:t>and</w:t>
      </w:r>
      <w:r>
        <w:t xml:space="preserve"> </w:t>
      </w:r>
      <w:r w:rsidR="00445E50">
        <w:t>noise</w:t>
      </w:r>
      <w:r>
        <w:t xml:space="preserve"> </w:t>
      </w:r>
      <w:r w:rsidR="00445E50">
        <w:t>were</w:t>
      </w:r>
      <w:r>
        <w:t xml:space="preserve"> </w:t>
      </w:r>
      <w:r w:rsidR="00445E50">
        <w:t>removed</w:t>
      </w:r>
      <w:r>
        <w:t xml:space="preserve"> </w:t>
      </w:r>
      <w:r w:rsidR="00445E50">
        <w:t>applying</w:t>
      </w:r>
      <w:r>
        <w:t xml:space="preserve"> </w:t>
      </w:r>
      <w:r w:rsidR="00445E50">
        <w:t>different</w:t>
      </w:r>
      <w:r>
        <w:t xml:space="preserve"> </w:t>
      </w:r>
      <w:r w:rsidR="00445E50">
        <w:t>filters</w:t>
      </w:r>
      <w:del w:id="58" w:author="ITIS1410" w:date="2019-06-14T17:14:00Z">
        <w:r w:rsidR="00445E50" w:rsidDel="006C2A8F">
          <w:delText>,</w:delText>
        </w:r>
      </w:del>
      <w:ins w:id="59" w:author="ITIS1410" w:date="2019-06-14T17:14:00Z">
        <w:r w:rsidR="006C2A8F">
          <w:t xml:space="preserve"> and</w:t>
        </w:r>
      </w:ins>
      <w:r>
        <w:t xml:space="preserve"> </w:t>
      </w:r>
      <w:r w:rsidR="00445E50">
        <w:t>thresholds.</w:t>
      </w:r>
      <w:r>
        <w:t xml:space="preserve"> </w:t>
      </w:r>
      <w:r w:rsidR="00EE6E85">
        <w:t>The</w:t>
      </w:r>
      <w:r>
        <w:t xml:space="preserve"> </w:t>
      </w:r>
      <w:r w:rsidR="00EE6E85">
        <w:t>closed</w:t>
      </w:r>
      <w:r>
        <w:t xml:space="preserve"> </w:t>
      </w:r>
      <w:r w:rsidR="00EE6E85">
        <w:t>contours</w:t>
      </w:r>
      <w:r>
        <w:t xml:space="preserve"> </w:t>
      </w:r>
      <w:r w:rsidR="00EE6E85">
        <w:t>were</w:t>
      </w:r>
      <w:r>
        <w:t xml:space="preserve"> </w:t>
      </w:r>
      <w:r w:rsidR="00EE6E85">
        <w:t>coded</w:t>
      </w:r>
      <w:r>
        <w:t xml:space="preserve"> </w:t>
      </w:r>
      <w:r w:rsidR="00EE6E85">
        <w:t>as</w:t>
      </w:r>
      <w:r>
        <w:t xml:space="preserve"> </w:t>
      </w:r>
      <w:r w:rsidR="00EE6E85">
        <w:t>a</w:t>
      </w:r>
      <w:r>
        <w:t xml:space="preserve"> </w:t>
      </w:r>
      <w:r w:rsidR="00EE6E85">
        <w:t>Freeman</w:t>
      </w:r>
      <w:r>
        <w:t xml:space="preserve"> </w:t>
      </w:r>
      <w:r w:rsidR="00EE6E85">
        <w:t>chain</w:t>
      </w:r>
      <w:r>
        <w:t xml:space="preserve"> </w:t>
      </w:r>
      <w:r w:rsidR="00EE6E85">
        <w:t>code.</w:t>
      </w:r>
      <w:r>
        <w:t xml:space="preserve"> </w:t>
      </w:r>
      <w:r w:rsidR="00C366CA">
        <w:t>The s</w:t>
      </w:r>
      <w:r w:rsidR="00EE6E85">
        <w:t>econd</w:t>
      </w:r>
      <w:r>
        <w:t xml:space="preserve"> </w:t>
      </w:r>
      <w:r w:rsidR="00EE6E85">
        <w:t>humanoid</w:t>
      </w:r>
      <w:r>
        <w:t xml:space="preserve"> </w:t>
      </w:r>
      <w:r w:rsidR="00EE6E85">
        <w:t>[</w:t>
      </w:r>
      <w:r w:rsidR="00CB0BDD">
        <w:t>4</w:t>
      </w:r>
      <w:r w:rsidR="00EE6E85">
        <w:t>]</w:t>
      </w:r>
      <w:r>
        <w:t xml:space="preserve"> </w:t>
      </w:r>
      <w:r w:rsidR="00A53F6A">
        <w:t>is</w:t>
      </w:r>
      <w:r>
        <w:t xml:space="preserve"> Pica; </w:t>
      </w:r>
      <w:r w:rsidR="00A53F6A">
        <w:t>here</w:t>
      </w:r>
      <w:r>
        <w:t xml:space="preserve"> </w:t>
      </w:r>
      <w:r w:rsidR="00A53F6A">
        <w:t>are</w:t>
      </w:r>
      <w:r>
        <w:t xml:space="preserve"> </w:t>
      </w:r>
      <w:r w:rsidR="00A53F6A">
        <w:t>used</w:t>
      </w:r>
      <w:r>
        <w:t xml:space="preserve"> </w:t>
      </w:r>
      <w:r w:rsidR="00B0287C">
        <w:t xml:space="preserve">the </w:t>
      </w:r>
      <w:r w:rsidR="00A53F6A">
        <w:t>Center-off</w:t>
      </w:r>
      <w:r>
        <w:t xml:space="preserve"> </w:t>
      </w:r>
      <w:r w:rsidR="00A53F6A">
        <w:t>algorithm</w:t>
      </w:r>
      <w:r>
        <w:t xml:space="preserve"> </w:t>
      </w:r>
      <w:r w:rsidR="00A53F6A">
        <w:t>to</w:t>
      </w:r>
      <w:r>
        <w:t xml:space="preserve"> </w:t>
      </w:r>
      <w:r w:rsidR="00A53F6A">
        <w:t>find</w:t>
      </w:r>
      <w:r>
        <w:t xml:space="preserve"> </w:t>
      </w:r>
      <w:r w:rsidR="00B0287C">
        <w:t xml:space="preserve">the </w:t>
      </w:r>
      <w:r w:rsidR="00A53F6A">
        <w:lastRenderedPageBreak/>
        <w:t>main</w:t>
      </w:r>
      <w:r>
        <w:t xml:space="preserve"> </w:t>
      </w:r>
      <w:r w:rsidR="00A53F6A">
        <w:t>contours</w:t>
      </w:r>
      <w:r>
        <w:t xml:space="preserve"> </w:t>
      </w:r>
      <w:r w:rsidR="00A53F6A">
        <w:t>of</w:t>
      </w:r>
      <w:r>
        <w:t xml:space="preserve"> </w:t>
      </w:r>
      <w:r w:rsidR="00A53F6A">
        <w:t>the</w:t>
      </w:r>
      <w:r>
        <w:t xml:space="preserve"> </w:t>
      </w:r>
      <w:r w:rsidR="00A53F6A">
        <w:t>face.</w:t>
      </w:r>
      <w:r>
        <w:t xml:space="preserve"> </w:t>
      </w:r>
      <w:r w:rsidR="008C1D18">
        <w:t>After</w:t>
      </w:r>
      <w:r>
        <w:t xml:space="preserve"> </w:t>
      </w:r>
      <w:r w:rsidR="008C1D18">
        <w:t>removing</w:t>
      </w:r>
      <w:r>
        <w:t xml:space="preserve"> </w:t>
      </w:r>
      <w:r w:rsidR="008C1D18">
        <w:t>the</w:t>
      </w:r>
      <w:r>
        <w:t xml:space="preserve"> </w:t>
      </w:r>
      <w:r w:rsidR="008C1D18">
        <w:t>noises,</w:t>
      </w:r>
      <w:r>
        <w:t xml:space="preserve"> </w:t>
      </w:r>
      <w:r w:rsidR="00B0287C">
        <w:t xml:space="preserve">the </w:t>
      </w:r>
      <w:r w:rsidR="008C1D18">
        <w:t>next</w:t>
      </w:r>
      <w:r>
        <w:t xml:space="preserve"> </w:t>
      </w:r>
      <w:r w:rsidR="008C1D18">
        <w:t>step</w:t>
      </w:r>
      <w:r>
        <w:t xml:space="preserve"> </w:t>
      </w:r>
      <w:r w:rsidR="008C1D18">
        <w:t>is</w:t>
      </w:r>
      <w:r>
        <w:t xml:space="preserve"> </w:t>
      </w:r>
      <w:r w:rsidR="008C1D18">
        <w:t>to</w:t>
      </w:r>
      <w:r>
        <w:t xml:space="preserve"> </w:t>
      </w:r>
      <w:r w:rsidR="008C1D18">
        <w:t>identify</w:t>
      </w:r>
      <w:r>
        <w:t xml:space="preserve"> </w:t>
      </w:r>
      <w:r w:rsidR="008C1D18">
        <w:t>all</w:t>
      </w:r>
      <w:r>
        <w:t xml:space="preserve"> </w:t>
      </w:r>
      <w:r w:rsidR="008C1D18">
        <w:t>face</w:t>
      </w:r>
      <w:r>
        <w:t xml:space="preserve"> </w:t>
      </w:r>
      <w:r w:rsidR="008C1D18">
        <w:t>features.</w:t>
      </w:r>
      <w:r>
        <w:t xml:space="preserve"> </w:t>
      </w:r>
      <w:r w:rsidR="00B0287C" w:rsidRPr="00B0287C">
        <w:t>Another step is to prepare features for drawing</w:t>
      </w:r>
      <w:r w:rsidR="00860487">
        <w:t>.</w:t>
      </w:r>
      <w:r>
        <w:t xml:space="preserve"> </w:t>
      </w:r>
      <w:r w:rsidR="008004D0">
        <w:t>The t</w:t>
      </w:r>
      <w:r w:rsidR="00AF24BA">
        <w:t>hird</w:t>
      </w:r>
      <w:r>
        <w:t xml:space="preserve"> </w:t>
      </w:r>
      <w:r w:rsidR="00AF24BA">
        <w:t>humanoid</w:t>
      </w:r>
      <w:r>
        <w:t xml:space="preserve"> </w:t>
      </w:r>
      <w:r w:rsidR="00AF24BA">
        <w:t>is</w:t>
      </w:r>
      <w:r>
        <w:t xml:space="preserve"> </w:t>
      </w:r>
      <w:r w:rsidR="00AF24BA">
        <w:t>Betty</w:t>
      </w:r>
      <w:r>
        <w:t xml:space="preserve"> </w:t>
      </w:r>
      <w:r w:rsidR="00AF24BA">
        <w:t>[</w:t>
      </w:r>
      <w:r w:rsidR="00CB0BDD">
        <w:t>5</w:t>
      </w:r>
      <w:r w:rsidR="00AF24BA">
        <w:t>].</w:t>
      </w:r>
      <w:r>
        <w:t xml:space="preserve"> </w:t>
      </w:r>
      <w:r w:rsidR="00162C39" w:rsidRPr="00B128E1">
        <w:t xml:space="preserve">Here also, </w:t>
      </w:r>
      <w:ins w:id="60" w:author="ITIS1410" w:date="2019-06-14T17:14:00Z">
        <w:r w:rsidR="006C2A8F" w:rsidRPr="00B128E1">
          <w:t xml:space="preserve">the OpenCV Canny edge detection </w:t>
        </w:r>
        <w:del w:id="61" w:author="Пользователь Windows" w:date="2019-06-14T18:08:00Z">
          <w:r w:rsidR="006C2A8F" w:rsidRPr="00B128E1" w:rsidDel="00524533">
            <w:delText xml:space="preserve">algorithm </w:delText>
          </w:r>
        </w:del>
      </w:ins>
      <w:ins w:id="62" w:author="ITIS1410" w:date="2019-06-14T17:15:00Z">
        <w:del w:id="63" w:author="Пользователь Windows" w:date="2019-06-14T18:08:00Z">
          <w:r w:rsidR="006C2A8F" w:rsidRPr="00B128E1" w:rsidDel="00524533">
            <w:delText xml:space="preserve"> is</w:delText>
          </w:r>
        </w:del>
      </w:ins>
      <w:ins w:id="64" w:author="Пользователь Windows" w:date="2019-06-14T18:08:00Z">
        <w:r w:rsidR="00524533" w:rsidRPr="00B128E1">
          <w:t>algorithm is</w:t>
        </w:r>
      </w:ins>
      <w:ins w:id="65" w:author="ITIS1410" w:date="2019-06-14T17:15:00Z">
        <w:r w:rsidR="006C2A8F" w:rsidRPr="00B128E1">
          <w:t xml:space="preserve"> </w:t>
        </w:r>
      </w:ins>
      <w:r w:rsidR="00AF24BA" w:rsidRPr="00B128E1">
        <w:t>implemented</w:t>
      </w:r>
      <w:del w:id="66" w:author="ITIS1410" w:date="2019-06-14T17:14:00Z">
        <w:r w:rsidRPr="00B128E1" w:rsidDel="006C2A8F">
          <w:delText xml:space="preserve"> </w:delText>
        </w:r>
        <w:r w:rsidR="008004D0" w:rsidRPr="00B128E1" w:rsidDel="006C2A8F">
          <w:delText xml:space="preserve">the </w:delText>
        </w:r>
        <w:r w:rsidR="00860487" w:rsidRPr="00B128E1" w:rsidDel="006C2A8F">
          <w:delText xml:space="preserve">OpenCV </w:delText>
        </w:r>
        <w:r w:rsidR="00AF24BA" w:rsidRPr="00B128E1" w:rsidDel="006C2A8F">
          <w:delText>Canny</w:delText>
        </w:r>
        <w:r w:rsidRPr="00B128E1" w:rsidDel="006C2A8F">
          <w:delText xml:space="preserve"> </w:delText>
        </w:r>
        <w:r w:rsidR="00AF24BA" w:rsidRPr="00B128E1" w:rsidDel="006C2A8F">
          <w:delText>edge</w:delText>
        </w:r>
        <w:r w:rsidRPr="00B128E1" w:rsidDel="006C2A8F">
          <w:delText xml:space="preserve"> </w:delText>
        </w:r>
        <w:r w:rsidR="008004D0" w:rsidRPr="00B128E1" w:rsidDel="006C2A8F">
          <w:delText>detection</w:delText>
        </w:r>
        <w:r w:rsidRPr="00B128E1" w:rsidDel="006C2A8F">
          <w:delText xml:space="preserve"> </w:delText>
        </w:r>
        <w:r w:rsidR="00AF24BA" w:rsidRPr="00B128E1" w:rsidDel="006C2A8F">
          <w:delText>algorithm</w:delText>
        </w:r>
      </w:del>
      <w:r w:rsidR="00162C39" w:rsidRPr="00B128E1">
        <w:t>.</w:t>
      </w:r>
      <w:ins w:id="67" w:author="Пользователь Windows" w:date="2019-06-14T18:10:00Z">
        <w:r w:rsidR="00524533" w:rsidRPr="00B128E1">
          <w:rPr>
            <w:rPrChange w:id="68" w:author="Пользователь Windows" w:date="2019-06-14T18:10:00Z">
              <w:rPr>
                <w:lang w:val="ru-RU"/>
              </w:rPr>
            </w:rPrChange>
          </w:rPr>
          <w:t xml:space="preserve"> </w:t>
        </w:r>
      </w:ins>
      <w:r w:rsidR="00162C39" w:rsidRPr="00B128E1">
        <w:t xml:space="preserve">For finding main </w:t>
      </w:r>
      <w:del w:id="69" w:author="ITIS1410" w:date="2019-06-14T17:18:00Z">
        <w:r w:rsidRPr="00B128E1" w:rsidDel="006C2A8F">
          <w:delText xml:space="preserve"> </w:delText>
        </w:r>
        <w:r w:rsidR="00AF24BA" w:rsidRPr="00B128E1" w:rsidDel="006C2A8F">
          <w:delText>but</w:delText>
        </w:r>
        <w:r w:rsidRPr="00B128E1" w:rsidDel="006C2A8F">
          <w:delText xml:space="preserve"> </w:delText>
        </w:r>
        <w:r w:rsidR="00AF24BA" w:rsidRPr="00B128E1" w:rsidDel="006C2A8F">
          <w:delText>to</w:delText>
        </w:r>
      </w:del>
      <w:ins w:id="70" w:author="ITIS1410" w:date="2019-06-14T17:18:00Z">
        <w:del w:id="71" w:author="Пользователь Windows" w:date="2019-06-14T18:13:00Z">
          <w:r w:rsidR="006C2A8F" w:rsidRPr="00B128E1" w:rsidDel="00767A94">
            <w:delText>To</w:delText>
          </w:r>
        </w:del>
      </w:ins>
      <w:r w:rsidR="00FA2C7D" w:rsidRPr="00B128E1">
        <w:t>feature</w:t>
      </w:r>
      <w:r w:rsidR="00CD61AD" w:rsidRPr="00B128E1">
        <w:t>s</w:t>
      </w:r>
      <w:r w:rsidRPr="00B128E1">
        <w:t xml:space="preserve"> </w:t>
      </w:r>
      <w:r w:rsidR="00FA2C7D" w:rsidRPr="00B128E1">
        <w:t>for</w:t>
      </w:r>
      <w:r w:rsidRPr="00B128E1">
        <w:t xml:space="preserve"> </w:t>
      </w:r>
      <w:r w:rsidR="00FA2C7D" w:rsidRPr="00B128E1">
        <w:t>drawing</w:t>
      </w:r>
      <w:r w:rsidRPr="00B128E1">
        <w:t xml:space="preserve"> </w:t>
      </w:r>
      <w:r w:rsidR="00FA2C7D" w:rsidRPr="00B128E1">
        <w:t>Furthest</w:t>
      </w:r>
      <w:r w:rsidRPr="00B128E1">
        <w:t xml:space="preserve"> </w:t>
      </w:r>
      <w:del w:id="72" w:author="Пользователь Windows" w:date="2019-06-14T18:10:00Z">
        <w:r w:rsidR="00FA2C7D" w:rsidRPr="00B128E1" w:rsidDel="00524533">
          <w:delText>Neighbo</w:delText>
        </w:r>
        <w:r w:rsidR="001E36EF" w:rsidRPr="00B128E1" w:rsidDel="00524533">
          <w:delText>u</w:delText>
        </w:r>
        <w:r w:rsidR="00FA2C7D" w:rsidRPr="00B128E1" w:rsidDel="00524533">
          <w:delText>r</w:delText>
        </w:r>
      </w:del>
      <w:ins w:id="73" w:author="Пользователь Windows" w:date="2019-06-14T18:10:00Z">
        <w:r w:rsidR="00524533" w:rsidRPr="00B128E1">
          <w:t>Neighbor</w:t>
        </w:r>
      </w:ins>
      <w:r w:rsidRPr="00B128E1">
        <w:t xml:space="preserve"> </w:t>
      </w:r>
      <w:r w:rsidR="00FA2C7D" w:rsidRPr="00B128E1">
        <w:t>Theta-graphs</w:t>
      </w:r>
      <w:r w:rsidRPr="00B128E1">
        <w:t xml:space="preserve"> </w:t>
      </w:r>
      <w:r w:rsidR="00FA2C7D" w:rsidRPr="00B128E1">
        <w:t>is</w:t>
      </w:r>
      <w:r w:rsidRPr="00B128E1">
        <w:t xml:space="preserve"> </w:t>
      </w:r>
      <w:r w:rsidR="00162C39" w:rsidRPr="00B128E1">
        <w:t>used</w:t>
      </w:r>
      <w:ins w:id="74" w:author="ITIS1410" w:date="2019-06-14T17:18:00Z">
        <w:del w:id="75" w:author="Пользователь Windows" w:date="2019-06-14T18:10:00Z">
          <w:r w:rsidR="006C2A8F" w:rsidRPr="00B128E1" w:rsidDel="00524533">
            <w:delText>(?)</w:delText>
          </w:r>
        </w:del>
      </w:ins>
      <w:r w:rsidR="00FA2C7D" w:rsidRPr="00B128E1">
        <w:t>.</w:t>
      </w:r>
      <w:r>
        <w:t xml:space="preserve">  </w:t>
      </w:r>
    </w:p>
    <w:p w:rsidR="00364325" w:rsidRDefault="009A4739" w:rsidP="00364325">
      <w:pPr>
        <w:pStyle w:val="timesnew10"/>
      </w:pPr>
      <w:r>
        <w:t>Delta</w:t>
      </w:r>
      <w:r w:rsidR="009E0FF6">
        <w:t xml:space="preserve"> </w:t>
      </w:r>
      <w:r>
        <w:t>manipulator</w:t>
      </w:r>
      <w:r w:rsidR="009E0FF6">
        <w:t xml:space="preserve"> </w:t>
      </w:r>
      <w:r>
        <w:t>[</w:t>
      </w:r>
      <w:r w:rsidR="00CB0BDD" w:rsidRPr="00CB0BDD">
        <w:t>6</w:t>
      </w:r>
      <w:r>
        <w:t>]</w:t>
      </w:r>
      <w:r w:rsidR="009E0FF6">
        <w:t xml:space="preserve"> </w:t>
      </w:r>
      <w:r w:rsidR="00113314">
        <w:t xml:space="preserve">also </w:t>
      </w:r>
      <w:r w:rsidR="00760779">
        <w:t>uses</w:t>
      </w:r>
      <w:r w:rsidR="009E0FF6">
        <w:t xml:space="preserve"> </w:t>
      </w:r>
      <w:r w:rsidR="00113314">
        <w:t xml:space="preserve">the </w:t>
      </w:r>
      <w:r w:rsidR="00860487">
        <w:t xml:space="preserve">OpenCV </w:t>
      </w:r>
      <w:r w:rsidR="00113314">
        <w:t xml:space="preserve">with the </w:t>
      </w:r>
      <w:r w:rsidR="00760779">
        <w:t>Canny</w:t>
      </w:r>
      <w:r w:rsidR="009E0FF6">
        <w:t xml:space="preserve"> </w:t>
      </w:r>
      <w:r w:rsidR="00113314">
        <w:t>e</w:t>
      </w:r>
      <w:r w:rsidR="00760779">
        <w:t>dge</w:t>
      </w:r>
      <w:r w:rsidR="009E0FF6">
        <w:t xml:space="preserve"> </w:t>
      </w:r>
      <w:r w:rsidR="00113314">
        <w:t>d</w:t>
      </w:r>
      <w:r w:rsidR="00760779">
        <w:t>e</w:t>
      </w:r>
      <w:r w:rsidR="00D72B5F">
        <w:t>tect</w:t>
      </w:r>
      <w:r w:rsidR="00113314">
        <w:t>or</w:t>
      </w:r>
      <w:r w:rsidR="00D72B5F">
        <w:t>,</w:t>
      </w:r>
      <w:r w:rsidR="009E0FF6">
        <w:t xml:space="preserve"> </w:t>
      </w:r>
      <w:del w:id="76" w:author="ITIS1410" w:date="2019-06-14T17:19:00Z">
        <w:r w:rsidR="00D72B5F" w:rsidDel="006C2A8F">
          <w:delText>just</w:delText>
        </w:r>
      </w:del>
      <w:ins w:id="77" w:author="ITIS1410" w:date="2019-06-14T17:19:00Z">
        <w:r w:rsidR="006C2A8F">
          <w:t>it</w:t>
        </w:r>
      </w:ins>
      <w:r w:rsidR="009E0FF6">
        <w:t xml:space="preserve"> </w:t>
      </w:r>
      <w:r w:rsidR="00D72B5F">
        <w:t>draws</w:t>
      </w:r>
      <w:r w:rsidR="009E0FF6">
        <w:t xml:space="preserve"> </w:t>
      </w:r>
      <w:r w:rsidR="00D72B5F">
        <w:t>every</w:t>
      </w:r>
      <w:r w:rsidR="009E0FF6">
        <w:t xml:space="preserve"> </w:t>
      </w:r>
      <w:r w:rsidR="00D72B5F">
        <w:t>pixel.</w:t>
      </w:r>
      <w:r w:rsidR="009E0FF6">
        <w:t xml:space="preserve"> </w:t>
      </w:r>
      <w:r w:rsidR="00D72B5F">
        <w:t>Then</w:t>
      </w:r>
      <w:r w:rsidR="009E0FF6">
        <w:t xml:space="preserve"> </w:t>
      </w:r>
      <w:ins w:id="78" w:author="ITIS1410" w:date="2019-06-14T17:19:00Z">
        <w:r w:rsidR="006C2A8F">
          <w:t xml:space="preserve">when </w:t>
        </w:r>
      </w:ins>
      <w:r w:rsidR="00D72B5F">
        <w:t>one</w:t>
      </w:r>
      <w:r w:rsidR="009E0FF6">
        <w:t xml:space="preserve"> </w:t>
      </w:r>
      <w:r w:rsidR="00D72B5F">
        <w:t>pixel</w:t>
      </w:r>
      <w:r w:rsidR="009E0FF6">
        <w:t xml:space="preserve"> </w:t>
      </w:r>
      <w:r w:rsidR="00D72B5F">
        <w:t>is</w:t>
      </w:r>
      <w:r w:rsidR="009E0FF6">
        <w:t xml:space="preserve"> </w:t>
      </w:r>
      <w:r w:rsidR="00D72B5F">
        <w:t>drawn,</w:t>
      </w:r>
      <w:r w:rsidR="00113314">
        <w:t xml:space="preserve"> the</w:t>
      </w:r>
      <w:r w:rsidR="009E0FF6">
        <w:t xml:space="preserve"> </w:t>
      </w:r>
      <w:r w:rsidR="00D72B5F">
        <w:t>manipulator</w:t>
      </w:r>
      <w:r w:rsidR="009E0FF6">
        <w:t xml:space="preserve"> </w:t>
      </w:r>
      <w:r w:rsidR="00D72B5F">
        <w:t>moves</w:t>
      </w:r>
      <w:r w:rsidR="00113314">
        <w:t xml:space="preserve"> a </w:t>
      </w:r>
      <w:r w:rsidR="00D72B5F">
        <w:t>pan</w:t>
      </w:r>
      <w:r w:rsidR="009E0FF6">
        <w:t xml:space="preserve"> </w:t>
      </w:r>
      <w:r w:rsidR="00D72B5F">
        <w:t>to</w:t>
      </w:r>
      <w:r w:rsidR="009E0FF6">
        <w:t xml:space="preserve"> </w:t>
      </w:r>
      <w:r w:rsidR="00D72B5F">
        <w:t>nearby</w:t>
      </w:r>
      <w:r w:rsidR="009E0FF6">
        <w:t xml:space="preserve"> </w:t>
      </w:r>
      <w:r w:rsidR="00D72B5F">
        <w:t>point</w:t>
      </w:r>
      <w:r w:rsidR="009E0FF6">
        <w:t xml:space="preserve"> </w:t>
      </w:r>
      <w:r w:rsidR="00D72B5F">
        <w:t>using</w:t>
      </w:r>
      <w:r w:rsidR="009E0FF6">
        <w:t xml:space="preserve"> </w:t>
      </w:r>
      <w:r w:rsidR="00D72B5F">
        <w:t>some</w:t>
      </w:r>
      <w:r w:rsidR="009E0FF6">
        <w:t xml:space="preserve"> </w:t>
      </w:r>
      <w:r w:rsidR="00D72B5F">
        <w:t>rules</w:t>
      </w:r>
      <w:r w:rsidR="00364325">
        <w:t xml:space="preserve">. </w:t>
      </w:r>
    </w:p>
    <w:p w:rsidR="000B118B" w:rsidRDefault="00860487" w:rsidP="001453F6">
      <w:pPr>
        <w:pStyle w:val="timesnew10"/>
      </w:pPr>
      <w:r w:rsidRPr="00860487">
        <w:t xml:space="preserve">The </w:t>
      </w:r>
      <w:ins w:id="79" w:author="ITIS1410" w:date="2019-06-14T17:20:00Z">
        <w:r w:rsidR="006C2A8F">
          <w:t xml:space="preserve">robot </w:t>
        </w:r>
      </w:ins>
      <w:r w:rsidRPr="00860487">
        <w:t xml:space="preserve">Kuka KR6 </w:t>
      </w:r>
      <w:del w:id="80" w:author="ITIS1410" w:date="2019-06-14T17:20:00Z">
        <w:r w:rsidRPr="00860487" w:rsidDel="006C2A8F">
          <w:delText xml:space="preserve">robot </w:delText>
        </w:r>
      </w:del>
      <w:r w:rsidRPr="00860487">
        <w:t>[</w:t>
      </w:r>
      <w:r w:rsidR="00CB0BDD" w:rsidRPr="00CB0BDD">
        <w:t>7</w:t>
      </w:r>
      <w:r w:rsidRPr="00860487">
        <w:t>] has similar steps to the Canny algorithm’</w:t>
      </w:r>
      <w:r>
        <w:t>s steps in the image processing</w:t>
      </w:r>
      <w:r w:rsidR="002E78E7">
        <w:t>.</w:t>
      </w:r>
      <w:r w:rsidR="00364325">
        <w:t xml:space="preserve"> </w:t>
      </w:r>
      <w:r w:rsidR="00113314">
        <w:t>The w</w:t>
      </w:r>
      <w:r w:rsidR="002E78E7">
        <w:t>ay</w:t>
      </w:r>
      <w:r w:rsidR="009E0FF6">
        <w:t xml:space="preserve"> </w:t>
      </w:r>
      <w:r w:rsidRPr="00860487">
        <w:t>the calculation of the segment</w:t>
      </w:r>
      <w:r w:rsidR="00EF14E3">
        <w:t xml:space="preserve"> of a face</w:t>
      </w:r>
      <w:r w:rsidR="009E0FF6" w:rsidRPr="00860487">
        <w:t xml:space="preserve"> </w:t>
      </w:r>
      <w:r w:rsidR="002E78E7">
        <w:t>is</w:t>
      </w:r>
      <w:r w:rsidR="009E0FF6">
        <w:t xml:space="preserve"> </w:t>
      </w:r>
      <w:r w:rsidR="002E78E7">
        <w:t>not</w:t>
      </w:r>
      <w:r w:rsidR="009E0FF6">
        <w:t xml:space="preserve"> </w:t>
      </w:r>
      <w:r w:rsidR="0075411A">
        <w:t>properly</w:t>
      </w:r>
      <w:r w:rsidR="009E0FF6">
        <w:t xml:space="preserve"> </w:t>
      </w:r>
      <w:r w:rsidR="0075411A">
        <w:t>shared</w:t>
      </w:r>
      <w:r w:rsidR="002E78E7">
        <w:t>.</w:t>
      </w:r>
      <w:r w:rsidR="009E0FF6">
        <w:t xml:space="preserve"> </w:t>
      </w:r>
      <w:r w:rsidR="00A77EAB">
        <w:t>However,</w:t>
      </w:r>
      <w:r w:rsidR="009E0FF6">
        <w:t xml:space="preserve"> </w:t>
      </w:r>
      <w:r w:rsidR="002E78E7">
        <w:t>it</w:t>
      </w:r>
      <w:r w:rsidR="009E0FF6">
        <w:t xml:space="preserve"> </w:t>
      </w:r>
      <w:r w:rsidR="002E78E7">
        <w:t>takes</w:t>
      </w:r>
      <w:r w:rsidR="009E0FF6">
        <w:t xml:space="preserve"> </w:t>
      </w:r>
      <w:r w:rsidR="002E78E7">
        <w:t>only</w:t>
      </w:r>
      <w:r w:rsidR="009E0FF6">
        <w:t xml:space="preserve"> </w:t>
      </w:r>
      <w:r w:rsidR="002E78E7">
        <w:t>five</w:t>
      </w:r>
      <w:r w:rsidR="009E0FF6">
        <w:t xml:space="preserve"> </w:t>
      </w:r>
      <w:r w:rsidR="002E78E7">
        <w:t>minutes</w:t>
      </w:r>
      <w:r w:rsidR="009E0FF6">
        <w:t xml:space="preserve"> </w:t>
      </w:r>
      <w:r w:rsidR="002E78E7">
        <w:t>to</w:t>
      </w:r>
      <w:r w:rsidR="009E0FF6">
        <w:t xml:space="preserve"> </w:t>
      </w:r>
      <w:r w:rsidR="002E78E7">
        <w:t>draw</w:t>
      </w:r>
      <w:r w:rsidR="009E0FF6">
        <w:t xml:space="preserve"> </w:t>
      </w:r>
      <w:r w:rsidR="00F53FE6">
        <w:t>a</w:t>
      </w:r>
      <w:r w:rsidR="009E0FF6">
        <w:t xml:space="preserve"> </w:t>
      </w:r>
      <w:r w:rsidR="002E78E7">
        <w:t>realistic</w:t>
      </w:r>
      <w:r w:rsidR="009E0FF6">
        <w:t xml:space="preserve"> </w:t>
      </w:r>
      <w:r w:rsidR="002E78E7">
        <w:t>portrait</w:t>
      </w:r>
      <w:ins w:id="81" w:author="ITIS1410" w:date="2019-06-14T17:22:00Z">
        <w:r w:rsidR="00884E70">
          <w:t xml:space="preserve"> and </w:t>
        </w:r>
      </w:ins>
      <w:del w:id="82" w:author="ITIS1410" w:date="2019-06-14T17:22:00Z">
        <w:r w:rsidR="002E78E7" w:rsidDel="00884E70">
          <w:delText>.</w:delText>
        </w:r>
        <w:r w:rsidR="009E0FF6" w:rsidDel="00884E70">
          <w:delText xml:space="preserve"> </w:delText>
        </w:r>
        <w:r w:rsidDel="00884E70">
          <w:delText>M</w:delText>
        </w:r>
      </w:del>
      <w:ins w:id="83" w:author="ITIS1410" w:date="2019-06-14T17:22:00Z">
        <w:r w:rsidR="00884E70">
          <w:t>m</w:t>
        </w:r>
      </w:ins>
      <w:r w:rsidRPr="00860487">
        <w:t xml:space="preserve">ore attention should be spent </w:t>
      </w:r>
      <w:r w:rsidR="00884E70">
        <w:t>here</w:t>
      </w:r>
      <w:r w:rsidR="002E78E7">
        <w:t>.</w:t>
      </w:r>
      <w:r w:rsidR="009E0FF6">
        <w:t xml:space="preserve"> </w:t>
      </w:r>
      <w:del w:id="84" w:author="ITIS1410" w:date="2019-06-14T17:22:00Z">
        <w:r w:rsidDel="00884E70">
          <w:delText>Also</w:delText>
        </w:r>
        <w:r w:rsidR="00535D7A" w:rsidDel="00884E70">
          <w:delText>,</w:delText>
        </w:r>
        <w:r w:rsidR="009E0FF6" w:rsidDel="00884E70">
          <w:delText xml:space="preserve"> </w:delText>
        </w:r>
        <w:r w:rsidR="00F53FE6" w:rsidDel="00884E70">
          <w:delText>the</w:delText>
        </w:r>
        <w:r w:rsidR="009E0FF6" w:rsidDel="00884E70">
          <w:delText xml:space="preserve"> </w:delText>
        </w:r>
        <w:r w:rsidR="00064D30" w:rsidDel="00884E70">
          <w:delText>i</w:delText>
        </w:r>
        <w:r w:rsidR="00012B17" w:rsidDel="00884E70">
          <w:delText>nteresting</w:delText>
        </w:r>
        <w:r w:rsidR="009E0FF6" w:rsidDel="00884E70">
          <w:delText xml:space="preserve"> </w:delText>
        </w:r>
        <w:r w:rsidR="00012B17" w:rsidDel="00884E70">
          <w:delText>robotic</w:delText>
        </w:r>
        <w:r w:rsidR="009E0FF6" w:rsidDel="00884E70">
          <w:delText xml:space="preserve"> </w:delText>
        </w:r>
        <w:r w:rsidR="0060208B" w:rsidDel="00884E70">
          <w:delText>system</w:delText>
        </w:r>
        <w:r w:rsidR="009E0FF6" w:rsidDel="00884E70">
          <w:delText xml:space="preserve"> </w:delText>
        </w:r>
      </w:del>
      <w:ins w:id="85" w:author="ITIS1410" w:date="2019-06-14T17:22:00Z">
        <w:r w:rsidR="00884E70">
          <w:t>W</w:t>
        </w:r>
      </w:ins>
      <w:r w:rsidR="0060208B">
        <w:t>e</w:t>
      </w:r>
      <w:r w:rsidR="009E0FF6">
        <w:t xml:space="preserve"> </w:t>
      </w:r>
      <w:r w:rsidR="0060208B">
        <w:t>can</w:t>
      </w:r>
      <w:r w:rsidR="009E0FF6">
        <w:t xml:space="preserve"> </w:t>
      </w:r>
      <w:ins w:id="86" w:author="ITIS1410" w:date="2019-06-14T17:23:00Z">
        <w:r w:rsidR="00884E70">
          <w:t xml:space="preserve">also </w:t>
        </w:r>
      </w:ins>
      <w:r w:rsidR="0060208B">
        <w:t>find</w:t>
      </w:r>
      <w:r w:rsidR="009E0FF6">
        <w:t xml:space="preserve"> </w:t>
      </w:r>
      <w:ins w:id="87" w:author="ITIS1410" w:date="2019-06-14T17:23:00Z">
        <w:r w:rsidR="00884E70">
          <w:t>an</w:t>
        </w:r>
      </w:ins>
      <w:ins w:id="88" w:author="ITIS1410" w:date="2019-06-14T17:22:00Z">
        <w:r w:rsidR="00884E70">
          <w:t xml:space="preserve"> interesting robotic system </w:t>
        </w:r>
      </w:ins>
      <w:r w:rsidR="00F53FE6">
        <w:t>on</w:t>
      </w:r>
      <w:r w:rsidR="009E0FF6">
        <w:t xml:space="preserve"> </w:t>
      </w:r>
      <w:r w:rsidR="00F53FE6">
        <w:t>the</w:t>
      </w:r>
      <w:r w:rsidR="009E0FF6">
        <w:t xml:space="preserve"> </w:t>
      </w:r>
      <w:r w:rsidR="00CB2E62">
        <w:t>YouTube</w:t>
      </w:r>
      <w:r w:rsidR="009E0FF6">
        <w:t xml:space="preserve"> </w:t>
      </w:r>
      <w:r w:rsidR="00CB2E62">
        <w:t>channel</w:t>
      </w:r>
      <w:r w:rsidR="009E0FF6">
        <w:t xml:space="preserve"> </w:t>
      </w:r>
      <w:r w:rsidR="00CB2E62">
        <w:t>[</w:t>
      </w:r>
      <w:r w:rsidR="00CB0BDD" w:rsidRPr="00CB0BDD">
        <w:t>12</w:t>
      </w:r>
      <w:r w:rsidR="0060208B">
        <w:t>].</w:t>
      </w:r>
      <w:r w:rsidR="009E0FF6">
        <w:t xml:space="preserve"> </w:t>
      </w:r>
      <w:r w:rsidR="00F53FE6">
        <w:t>Here</w:t>
      </w:r>
      <w:r w:rsidR="009E0FF6">
        <w:t xml:space="preserve"> </w:t>
      </w:r>
      <w:r w:rsidR="00F53FE6">
        <w:t>is</w:t>
      </w:r>
      <w:r w:rsidR="009E0FF6">
        <w:t xml:space="preserve"> </w:t>
      </w:r>
      <w:r w:rsidR="00F53FE6">
        <w:t>used</w:t>
      </w:r>
      <w:r w:rsidR="009E0FF6">
        <w:t xml:space="preserve"> </w:t>
      </w:r>
      <w:r w:rsidR="0048362D">
        <w:t>a</w:t>
      </w:r>
      <w:r w:rsidR="009E0FF6">
        <w:t xml:space="preserve"> </w:t>
      </w:r>
      <w:r w:rsidR="0048362D">
        <w:t>sort</w:t>
      </w:r>
      <w:r w:rsidR="009E0FF6">
        <w:t xml:space="preserve"> </w:t>
      </w:r>
      <w:r w:rsidR="0048362D">
        <w:t>of</w:t>
      </w:r>
      <w:r w:rsidR="009E0FF6">
        <w:t xml:space="preserve"> </w:t>
      </w:r>
      <w:r w:rsidR="0048362D">
        <w:t>halftone</w:t>
      </w:r>
      <w:r w:rsidR="009E0FF6">
        <w:t xml:space="preserve"> </w:t>
      </w:r>
      <w:r w:rsidR="0048362D">
        <w:t>technique</w:t>
      </w:r>
      <w:r w:rsidR="009E0FF6">
        <w:t xml:space="preserve"> </w:t>
      </w:r>
      <w:r w:rsidR="0048362D">
        <w:t>-</w:t>
      </w:r>
      <w:r w:rsidR="009E0FF6">
        <w:t xml:space="preserve"> </w:t>
      </w:r>
      <w:r w:rsidR="0048362D">
        <w:t>error</w:t>
      </w:r>
      <w:r w:rsidR="009E0FF6">
        <w:t xml:space="preserve"> </w:t>
      </w:r>
      <w:r w:rsidR="0048362D">
        <w:t>diffusion</w:t>
      </w:r>
      <w:r w:rsidR="009E0FF6">
        <w:t xml:space="preserve"> </w:t>
      </w:r>
      <w:r w:rsidR="00CB2E62">
        <w:t>to</w:t>
      </w:r>
      <w:r w:rsidR="009E0FF6">
        <w:t xml:space="preserve"> </w:t>
      </w:r>
      <w:r w:rsidR="0048362D">
        <w:t>get</w:t>
      </w:r>
      <w:r w:rsidR="009E0FF6">
        <w:t xml:space="preserve"> </w:t>
      </w:r>
      <w:r w:rsidR="0048362D">
        <w:t>image</w:t>
      </w:r>
      <w:r w:rsidR="009E0FF6">
        <w:t xml:space="preserve"> </w:t>
      </w:r>
      <w:r w:rsidR="0048362D">
        <w:t>data</w:t>
      </w:r>
      <w:r w:rsidR="009E0FF6">
        <w:t xml:space="preserve"> </w:t>
      </w:r>
      <w:r w:rsidR="0060208B">
        <w:t>and</w:t>
      </w:r>
      <w:r w:rsidR="009E0FF6">
        <w:t xml:space="preserve"> </w:t>
      </w:r>
      <w:r w:rsidR="0060208B">
        <w:t>then</w:t>
      </w:r>
      <w:r w:rsidR="009E0FF6">
        <w:t xml:space="preserve"> </w:t>
      </w:r>
      <w:r w:rsidR="0048362D">
        <w:t>a</w:t>
      </w:r>
      <w:r w:rsidR="009E0FF6">
        <w:t xml:space="preserve"> </w:t>
      </w:r>
      <w:r w:rsidR="00675814">
        <w:t>divi</w:t>
      </w:r>
      <w:ins w:id="89" w:author="ITIS1410" w:date="2019-06-14T17:25:00Z">
        <w:r w:rsidR="00884E70">
          <w:t>sion</w:t>
        </w:r>
      </w:ins>
      <w:del w:id="90" w:author="ITIS1410" w:date="2019-06-14T17:25:00Z">
        <w:r w:rsidR="00675814" w:rsidDel="00884E70">
          <w:delText>ding</w:delText>
        </w:r>
      </w:del>
      <w:r w:rsidR="009E0FF6">
        <w:t xml:space="preserve"> </w:t>
      </w:r>
      <w:ins w:id="91" w:author="ITIS1410" w:date="2019-06-14T17:25:00Z">
        <w:r w:rsidR="00884E70">
          <w:t xml:space="preserve">of an </w:t>
        </w:r>
      </w:ins>
      <w:r w:rsidR="0060208B">
        <w:t>image</w:t>
      </w:r>
      <w:r w:rsidR="009E0FF6">
        <w:t xml:space="preserve"> </w:t>
      </w:r>
      <w:r w:rsidR="0060208B">
        <w:t>in</w:t>
      </w:r>
      <w:r w:rsidR="00960966">
        <w:t>to</w:t>
      </w:r>
      <w:r w:rsidR="009E0FF6">
        <w:t xml:space="preserve"> </w:t>
      </w:r>
      <w:r w:rsidR="0060208B">
        <w:t>parts</w:t>
      </w:r>
      <w:r w:rsidR="009E0FF6">
        <w:t xml:space="preserve"> </w:t>
      </w:r>
      <w:r w:rsidR="0060208B">
        <w:t>to</w:t>
      </w:r>
      <w:r w:rsidR="009E0FF6">
        <w:t xml:space="preserve"> </w:t>
      </w:r>
      <w:r w:rsidR="0060208B">
        <w:t>avoid</w:t>
      </w:r>
      <w:r w:rsidR="009E0FF6">
        <w:t xml:space="preserve"> </w:t>
      </w:r>
      <w:r w:rsidR="00CB2E62">
        <w:t>ignored</w:t>
      </w:r>
      <w:r w:rsidR="009E0FF6">
        <w:t xml:space="preserve"> </w:t>
      </w:r>
      <w:r w:rsidR="00CB2E62">
        <w:t>points</w:t>
      </w:r>
      <w:r w:rsidR="009E0FF6">
        <w:t xml:space="preserve"> </w:t>
      </w:r>
      <w:r w:rsidR="00CB2E62">
        <w:t>that</w:t>
      </w:r>
      <w:r w:rsidR="009E0FF6">
        <w:t xml:space="preserve"> </w:t>
      </w:r>
      <w:r w:rsidR="00CB2E62">
        <w:t>will</w:t>
      </w:r>
      <w:r w:rsidR="009E0FF6">
        <w:t xml:space="preserve"> </w:t>
      </w:r>
      <w:r w:rsidR="00CB2E62">
        <w:t>cause</w:t>
      </w:r>
      <w:r w:rsidR="009E0FF6">
        <w:t xml:space="preserve"> </w:t>
      </w:r>
      <w:r w:rsidR="00CB2E62">
        <w:t>drawing</w:t>
      </w:r>
      <w:r w:rsidR="009E0FF6">
        <w:t xml:space="preserve"> </w:t>
      </w:r>
      <w:r w:rsidR="00CB2E62">
        <w:t>ruining</w:t>
      </w:r>
      <w:r w:rsidR="009E0FF6">
        <w:t xml:space="preserve"> </w:t>
      </w:r>
      <w:r w:rsidR="00CB2E62">
        <w:t>lines</w:t>
      </w:r>
      <w:r w:rsidR="009E0FF6">
        <w:t xml:space="preserve"> </w:t>
      </w:r>
      <w:r w:rsidR="00CB2E62">
        <w:t>through</w:t>
      </w:r>
      <w:r w:rsidR="009E0FF6">
        <w:t xml:space="preserve"> </w:t>
      </w:r>
      <w:r w:rsidR="00113314">
        <w:t xml:space="preserve">the </w:t>
      </w:r>
      <w:r w:rsidR="00CB2E62">
        <w:t>entire</w:t>
      </w:r>
      <w:r w:rsidR="009E0FF6">
        <w:t xml:space="preserve"> </w:t>
      </w:r>
      <w:r w:rsidR="00CB2E62">
        <w:t>image</w:t>
      </w:r>
      <w:del w:id="92" w:author="ITIS1410" w:date="2019-06-14T17:25:00Z">
        <w:r w:rsidR="0060208B" w:rsidDel="00884E70">
          <w:delText>,</w:delText>
        </w:r>
      </w:del>
      <w:r w:rsidR="007B7D5E">
        <w:t xml:space="preserve"> </w:t>
      </w:r>
      <w:r w:rsidR="00CB2E62">
        <w:t>after</w:t>
      </w:r>
      <w:r w:rsidR="009E0FF6">
        <w:t xml:space="preserve"> </w:t>
      </w:r>
      <w:r w:rsidR="00675814">
        <w:t>using</w:t>
      </w:r>
      <w:r w:rsidR="009E0FF6">
        <w:t xml:space="preserve"> </w:t>
      </w:r>
      <w:r w:rsidR="0060208B">
        <w:t>the</w:t>
      </w:r>
      <w:r w:rsidR="009E0FF6">
        <w:t xml:space="preserve"> </w:t>
      </w:r>
      <w:r w:rsidR="0060208B">
        <w:t>nearest</w:t>
      </w:r>
      <w:r w:rsidR="009E0FF6">
        <w:t xml:space="preserve"> </w:t>
      </w:r>
      <w:r w:rsidR="0060208B">
        <w:t>neighbor</w:t>
      </w:r>
      <w:r w:rsidR="009E0FF6">
        <w:t xml:space="preserve"> </w:t>
      </w:r>
      <w:r w:rsidR="00CB2E62">
        <w:t>search</w:t>
      </w:r>
      <w:r w:rsidR="009E0FF6">
        <w:t xml:space="preserve"> </w:t>
      </w:r>
      <w:r w:rsidR="00CB2E62">
        <w:t>algorithm</w:t>
      </w:r>
      <w:r w:rsidR="009E0FF6">
        <w:t xml:space="preserve"> </w:t>
      </w:r>
      <w:r w:rsidR="00CB2E62">
        <w:t>to</w:t>
      </w:r>
      <w:r w:rsidR="009E0FF6">
        <w:t xml:space="preserve"> </w:t>
      </w:r>
      <w:r w:rsidR="0060208B">
        <w:t>find</w:t>
      </w:r>
      <w:r w:rsidR="009E0FF6">
        <w:t xml:space="preserve"> </w:t>
      </w:r>
      <w:r w:rsidR="00113314">
        <w:t xml:space="preserve">the </w:t>
      </w:r>
      <w:r w:rsidR="00CB2E62">
        <w:t>point</w:t>
      </w:r>
      <w:r w:rsidR="009E0FF6">
        <w:t xml:space="preserve"> </w:t>
      </w:r>
      <w:r w:rsidR="00CB2E62">
        <w:t>with</w:t>
      </w:r>
      <w:r w:rsidR="009E0FF6">
        <w:t xml:space="preserve"> </w:t>
      </w:r>
      <w:r w:rsidR="00CB2E62">
        <w:t>the</w:t>
      </w:r>
      <w:r w:rsidR="009E0FF6">
        <w:t xml:space="preserve"> </w:t>
      </w:r>
      <w:r w:rsidR="00CB2E62">
        <w:t>smallest</w:t>
      </w:r>
      <w:r w:rsidR="009E0FF6">
        <w:t xml:space="preserve"> </w:t>
      </w:r>
      <w:r w:rsidR="00CB2E62">
        <w:t>Euclidean</w:t>
      </w:r>
      <w:r w:rsidR="009E0FF6">
        <w:t xml:space="preserve"> </w:t>
      </w:r>
      <w:r w:rsidR="00CB2E62">
        <w:t>distance</w:t>
      </w:r>
      <w:r w:rsidR="009E0FF6">
        <w:t xml:space="preserve"> </w:t>
      </w:r>
      <w:r w:rsidR="00CB2E62">
        <w:t>to</w:t>
      </w:r>
      <w:r w:rsidR="009E0FF6">
        <w:t xml:space="preserve"> </w:t>
      </w:r>
      <w:r w:rsidR="00CB2E62">
        <w:t>find</w:t>
      </w:r>
      <w:r w:rsidR="009E0FF6">
        <w:t xml:space="preserve"> </w:t>
      </w:r>
      <w:r w:rsidR="0060208B">
        <w:t>lines</w:t>
      </w:r>
      <w:r w:rsidR="009E0FF6">
        <w:t xml:space="preserve"> </w:t>
      </w:r>
      <w:r w:rsidR="0060208B">
        <w:t>to</w:t>
      </w:r>
      <w:r w:rsidR="009E0FF6">
        <w:t xml:space="preserve"> </w:t>
      </w:r>
      <w:r w:rsidR="0060208B">
        <w:t>draw.</w:t>
      </w:r>
      <w:r w:rsidR="00364325">
        <w:t xml:space="preserve"> </w:t>
      </w:r>
    </w:p>
    <w:p w:rsidR="001453F6" w:rsidRDefault="000B118B" w:rsidP="001453F6">
      <w:pPr>
        <w:pStyle w:val="timesnew10"/>
      </w:pPr>
      <w:r>
        <w:t>Our</w:t>
      </w:r>
      <w:r w:rsidR="009E0FF6">
        <w:t xml:space="preserve"> </w:t>
      </w:r>
      <w:r>
        <w:t>goal</w:t>
      </w:r>
      <w:r w:rsidR="009E0FF6">
        <w:t xml:space="preserve"> </w:t>
      </w:r>
      <w:r w:rsidR="00113314">
        <w:t>is to create a</w:t>
      </w:r>
      <w:r w:rsidR="009E0FF6">
        <w:t xml:space="preserve"> </w:t>
      </w:r>
      <w:r w:rsidR="001453F6" w:rsidRPr="001453F6">
        <w:t>system</w:t>
      </w:r>
      <w:r w:rsidR="002D3318">
        <w:t>. This task is divided</w:t>
      </w:r>
      <w:r w:rsidR="009E0FF6">
        <w:t xml:space="preserve"> </w:t>
      </w:r>
      <w:r w:rsidR="009018D7">
        <w:t>into</w:t>
      </w:r>
      <w:r w:rsidR="009E0FF6">
        <w:t xml:space="preserve"> </w:t>
      </w:r>
      <w:r w:rsidR="009018D7">
        <w:t>four</w:t>
      </w:r>
      <w:r w:rsidR="009E0FF6">
        <w:t xml:space="preserve"> </w:t>
      </w:r>
      <w:r w:rsidR="009018D7">
        <w:t>subtasks:</w:t>
      </w:r>
    </w:p>
    <w:p w:rsidR="001453F6" w:rsidRDefault="001453F6" w:rsidP="009018D7">
      <w:pPr>
        <w:pStyle w:val="timesnew10"/>
        <w:numPr>
          <w:ilvl w:val="0"/>
          <w:numId w:val="26"/>
        </w:numPr>
        <w:jc w:val="start"/>
      </w:pPr>
      <w:r w:rsidRPr="001453F6">
        <w:t>Creating</w:t>
      </w:r>
      <w:r w:rsidR="009E0FF6">
        <w:t xml:space="preserve"> </w:t>
      </w:r>
      <w:r w:rsidRPr="001453F6">
        <w:t>and</w:t>
      </w:r>
      <w:r w:rsidR="009E0FF6">
        <w:t xml:space="preserve"> </w:t>
      </w:r>
      <w:r w:rsidRPr="001453F6">
        <w:t>debugging</w:t>
      </w:r>
      <w:r w:rsidR="009E0FF6">
        <w:t xml:space="preserve"> </w:t>
      </w:r>
      <w:r w:rsidRPr="001453F6">
        <w:t>algorithm,</w:t>
      </w:r>
      <w:r w:rsidR="009E0FF6">
        <w:t xml:space="preserve"> </w:t>
      </w:r>
      <w:r w:rsidRPr="001453F6">
        <w:t>which</w:t>
      </w:r>
      <w:r w:rsidR="009E0FF6">
        <w:t xml:space="preserve"> </w:t>
      </w:r>
      <w:r w:rsidRPr="001453F6">
        <w:t>will</w:t>
      </w:r>
      <w:r w:rsidR="009E0FF6">
        <w:t xml:space="preserve"> </w:t>
      </w:r>
      <w:r w:rsidRPr="001453F6">
        <w:t>translate</w:t>
      </w:r>
      <w:r w:rsidR="00BB225D">
        <w:t xml:space="preserve"> an</w:t>
      </w:r>
      <w:r w:rsidR="009E0FF6">
        <w:t xml:space="preserve"> </w:t>
      </w:r>
      <w:r w:rsidRPr="001453F6">
        <w:t>image's</w:t>
      </w:r>
      <w:r w:rsidR="009E0FF6">
        <w:t xml:space="preserve"> </w:t>
      </w:r>
      <w:r w:rsidR="009018D7">
        <w:t>pixels,</w:t>
      </w:r>
      <w:r w:rsidR="009E0FF6">
        <w:t xml:space="preserve"> </w:t>
      </w:r>
      <w:r w:rsidR="009018D7">
        <w:t>taken</w:t>
      </w:r>
      <w:r w:rsidR="009E0FF6">
        <w:t xml:space="preserve"> </w:t>
      </w:r>
      <w:r w:rsidR="009018D7">
        <w:t>using</w:t>
      </w:r>
      <w:r w:rsidR="009E0FF6">
        <w:t xml:space="preserve"> </w:t>
      </w:r>
      <w:r w:rsidR="009018D7">
        <w:t>web-camera,</w:t>
      </w:r>
      <w:r w:rsidR="009E0FF6">
        <w:t xml:space="preserve"> </w:t>
      </w:r>
      <w:r w:rsidR="00FF2A49">
        <w:t>into</w:t>
      </w:r>
      <w:r w:rsidR="009E0FF6">
        <w:t xml:space="preserve"> </w:t>
      </w:r>
      <w:r w:rsidR="00FF2A49">
        <w:t>the</w:t>
      </w:r>
      <w:r w:rsidR="009E0FF6">
        <w:t xml:space="preserve"> </w:t>
      </w:r>
      <w:r w:rsidR="00FF2A49">
        <w:t>set</w:t>
      </w:r>
      <w:r w:rsidR="009E0FF6">
        <w:t xml:space="preserve"> </w:t>
      </w:r>
      <w:r w:rsidR="00FF2A49">
        <w:t>of</w:t>
      </w:r>
      <w:r w:rsidR="009E0FF6">
        <w:t xml:space="preserve"> </w:t>
      </w:r>
      <w:r w:rsidRPr="001453F6">
        <w:t>pair</w:t>
      </w:r>
      <w:r w:rsidR="009E0FF6">
        <w:t xml:space="preserve"> </w:t>
      </w:r>
      <w:r w:rsidRPr="001453F6">
        <w:t>of</w:t>
      </w:r>
      <w:r w:rsidR="009E0FF6">
        <w:t xml:space="preserve"> </w:t>
      </w:r>
      <w:r w:rsidRPr="001453F6">
        <w:t>points</w:t>
      </w:r>
      <w:r w:rsidR="009E0FF6">
        <w:t xml:space="preserve"> </w:t>
      </w:r>
      <w:r w:rsidRPr="001453F6">
        <w:t>which</w:t>
      </w:r>
      <w:r w:rsidR="009E0FF6">
        <w:t xml:space="preserve"> </w:t>
      </w:r>
      <w:r w:rsidRPr="001453F6">
        <w:t>will</w:t>
      </w:r>
      <w:r w:rsidR="009E0FF6">
        <w:t xml:space="preserve"> </w:t>
      </w:r>
      <w:r w:rsidRPr="001453F6">
        <w:t>represent</w:t>
      </w:r>
      <w:r w:rsidR="009E0FF6">
        <w:t xml:space="preserve"> </w:t>
      </w:r>
      <w:r w:rsidR="00BB225D">
        <w:t xml:space="preserve">an </w:t>
      </w:r>
      <w:r w:rsidRPr="001453F6">
        <w:t>image's</w:t>
      </w:r>
      <w:r w:rsidR="009E0FF6">
        <w:t xml:space="preserve"> </w:t>
      </w:r>
      <w:r w:rsidRPr="001453F6">
        <w:t>contour's</w:t>
      </w:r>
      <w:r w:rsidR="009E0FF6">
        <w:t xml:space="preserve"> </w:t>
      </w:r>
      <w:r w:rsidRPr="001453F6">
        <w:t>splines.</w:t>
      </w:r>
    </w:p>
    <w:p w:rsidR="001453F6" w:rsidRDefault="001453F6" w:rsidP="009018D7">
      <w:pPr>
        <w:pStyle w:val="timesnew10"/>
        <w:numPr>
          <w:ilvl w:val="0"/>
          <w:numId w:val="26"/>
        </w:numPr>
        <w:jc w:val="start"/>
      </w:pPr>
      <w:r w:rsidRPr="001453F6">
        <w:t>Creating</w:t>
      </w:r>
      <w:r w:rsidR="009E0FF6">
        <w:t xml:space="preserve"> </w:t>
      </w:r>
      <w:r w:rsidRPr="001453F6">
        <w:t>and</w:t>
      </w:r>
      <w:r w:rsidR="009E0FF6">
        <w:t xml:space="preserve"> </w:t>
      </w:r>
      <w:r w:rsidRPr="001453F6">
        <w:t>debugging</w:t>
      </w:r>
      <w:r w:rsidR="009E0FF6">
        <w:t xml:space="preserve"> </w:t>
      </w:r>
      <w:r w:rsidRPr="001453F6">
        <w:t>server</w:t>
      </w:r>
      <w:r w:rsidR="009E0FF6">
        <w:t xml:space="preserve"> </w:t>
      </w:r>
      <w:r w:rsidRPr="001453F6">
        <w:t>with</w:t>
      </w:r>
      <w:r w:rsidR="009E0FF6">
        <w:t xml:space="preserve"> </w:t>
      </w:r>
      <w:r w:rsidRPr="001453F6">
        <w:t>protocol,</w:t>
      </w:r>
      <w:r w:rsidR="009E0FF6">
        <w:t xml:space="preserve"> </w:t>
      </w:r>
      <w:r w:rsidRPr="001453F6">
        <w:t>which</w:t>
      </w:r>
      <w:r w:rsidR="009E0FF6">
        <w:t xml:space="preserve"> </w:t>
      </w:r>
      <w:r w:rsidRPr="001453F6">
        <w:t>will</w:t>
      </w:r>
      <w:r w:rsidR="009E0FF6">
        <w:t xml:space="preserve"> </w:t>
      </w:r>
      <w:r w:rsidRPr="001453F6">
        <w:t>translate</w:t>
      </w:r>
      <w:r w:rsidR="009E0FF6">
        <w:t xml:space="preserve"> </w:t>
      </w:r>
      <w:r w:rsidRPr="001453F6">
        <w:t>achieved</w:t>
      </w:r>
      <w:r w:rsidR="009E0FF6">
        <w:t xml:space="preserve"> </w:t>
      </w:r>
      <w:r w:rsidRPr="001453F6">
        <w:t>set</w:t>
      </w:r>
      <w:r w:rsidR="009E0FF6">
        <w:t xml:space="preserve"> </w:t>
      </w:r>
      <w:r w:rsidRPr="001453F6">
        <w:t>from</w:t>
      </w:r>
      <w:r w:rsidR="009E0FF6">
        <w:t xml:space="preserve"> </w:t>
      </w:r>
      <w:r w:rsidR="00BB225D">
        <w:t xml:space="preserve">the </w:t>
      </w:r>
      <w:r w:rsidRPr="001453F6">
        <w:t>step</w:t>
      </w:r>
      <w:r w:rsidR="009E0FF6">
        <w:t xml:space="preserve"> </w:t>
      </w:r>
      <w:r w:rsidRPr="001453F6">
        <w:t>above</w:t>
      </w:r>
      <w:r w:rsidR="009E0FF6">
        <w:t xml:space="preserve"> </w:t>
      </w:r>
      <w:r w:rsidRPr="001453F6">
        <w:t>using</w:t>
      </w:r>
      <w:r w:rsidR="009E0FF6">
        <w:t xml:space="preserve"> </w:t>
      </w:r>
      <w:r w:rsidRPr="001453F6">
        <w:t>TCP</w:t>
      </w:r>
      <w:r w:rsidR="009E0FF6">
        <w:t xml:space="preserve"> </w:t>
      </w:r>
      <w:r w:rsidRPr="001453F6">
        <w:t>channel</w:t>
      </w:r>
      <w:r w:rsidR="009E0FF6">
        <w:t xml:space="preserve"> </w:t>
      </w:r>
      <w:r w:rsidRPr="001453F6">
        <w:t>to</w:t>
      </w:r>
      <w:r w:rsidR="009E0FF6">
        <w:t xml:space="preserve"> </w:t>
      </w:r>
      <w:r w:rsidRPr="001453F6">
        <w:t>the</w:t>
      </w:r>
      <w:r w:rsidR="009E0FF6">
        <w:t xml:space="preserve"> </w:t>
      </w:r>
      <w:r w:rsidRPr="001453F6">
        <w:t>controller</w:t>
      </w:r>
      <w:r w:rsidR="009E0FF6">
        <w:t xml:space="preserve"> </w:t>
      </w:r>
      <w:r w:rsidRPr="001453F6">
        <w:t>of</w:t>
      </w:r>
      <w:r w:rsidR="009E0FF6">
        <w:t xml:space="preserve"> </w:t>
      </w:r>
      <w:r w:rsidRPr="001453F6">
        <w:t>the</w:t>
      </w:r>
      <w:r w:rsidR="009E0FF6">
        <w:t xml:space="preserve"> </w:t>
      </w:r>
      <w:r w:rsidRPr="001453F6">
        <w:t>robotic</w:t>
      </w:r>
      <w:r w:rsidR="009E0FF6">
        <w:t xml:space="preserve"> </w:t>
      </w:r>
      <w:r w:rsidRPr="001453F6">
        <w:t>system.</w:t>
      </w:r>
    </w:p>
    <w:p w:rsidR="001453F6" w:rsidRDefault="001453F6" w:rsidP="009018D7">
      <w:pPr>
        <w:pStyle w:val="timesnew10"/>
        <w:numPr>
          <w:ilvl w:val="0"/>
          <w:numId w:val="26"/>
        </w:numPr>
        <w:jc w:val="start"/>
      </w:pPr>
      <w:r w:rsidRPr="001453F6">
        <w:t>Creating</w:t>
      </w:r>
      <w:r w:rsidR="009E0FF6">
        <w:t xml:space="preserve"> </w:t>
      </w:r>
      <w:r w:rsidRPr="001453F6">
        <w:t>and</w:t>
      </w:r>
      <w:r w:rsidR="009E0FF6">
        <w:t xml:space="preserve"> </w:t>
      </w:r>
      <w:r w:rsidRPr="001453F6">
        <w:t>debugging</w:t>
      </w:r>
      <w:r w:rsidR="009E0FF6">
        <w:t xml:space="preserve"> </w:t>
      </w:r>
      <w:r w:rsidR="00BB225D">
        <w:t xml:space="preserve">the </w:t>
      </w:r>
      <w:r w:rsidRPr="001453F6">
        <w:t>program,</w:t>
      </w:r>
      <w:r w:rsidR="009E0FF6">
        <w:t xml:space="preserve"> </w:t>
      </w:r>
      <w:r w:rsidRPr="001453F6">
        <w:t>which</w:t>
      </w:r>
      <w:r w:rsidR="009E0FF6">
        <w:t xml:space="preserve"> </w:t>
      </w:r>
      <w:r w:rsidRPr="001453F6">
        <w:t>will</w:t>
      </w:r>
      <w:r w:rsidR="009E0FF6">
        <w:t xml:space="preserve"> </w:t>
      </w:r>
      <w:r w:rsidRPr="001453F6">
        <w:t>depict</w:t>
      </w:r>
      <w:r w:rsidR="009E0FF6">
        <w:t xml:space="preserve"> </w:t>
      </w:r>
      <w:r w:rsidRPr="001453F6">
        <w:t>achieved</w:t>
      </w:r>
      <w:r w:rsidR="009E0FF6">
        <w:t xml:space="preserve"> </w:t>
      </w:r>
      <w:r w:rsidRPr="001453F6">
        <w:t>set</w:t>
      </w:r>
      <w:r w:rsidR="009E0FF6">
        <w:t xml:space="preserve"> </w:t>
      </w:r>
      <w:r w:rsidRPr="001453F6">
        <w:t>of</w:t>
      </w:r>
      <w:r w:rsidR="009E0FF6">
        <w:t xml:space="preserve"> </w:t>
      </w:r>
      <w:r w:rsidRPr="001453F6">
        <w:t>contours</w:t>
      </w:r>
      <w:r w:rsidR="009E0FF6">
        <w:t xml:space="preserve"> </w:t>
      </w:r>
      <w:r w:rsidRPr="001453F6">
        <w:t>using</w:t>
      </w:r>
      <w:r w:rsidR="009E0FF6">
        <w:t xml:space="preserve"> </w:t>
      </w:r>
      <w:r w:rsidR="00BB225D">
        <w:t xml:space="preserve">the </w:t>
      </w:r>
      <w:r w:rsidRPr="001453F6">
        <w:t>robotic</w:t>
      </w:r>
      <w:r w:rsidR="009E0FF6">
        <w:t xml:space="preserve"> </w:t>
      </w:r>
      <w:r w:rsidRPr="001453F6">
        <w:t>system.</w:t>
      </w:r>
    </w:p>
    <w:p w:rsidR="00AA5DC3" w:rsidRDefault="001453F6" w:rsidP="00AA5DC3">
      <w:pPr>
        <w:pStyle w:val="timesnew10"/>
        <w:numPr>
          <w:ilvl w:val="0"/>
          <w:numId w:val="26"/>
        </w:numPr>
        <w:jc w:val="start"/>
      </w:pPr>
      <w:r w:rsidRPr="001453F6">
        <w:t>Combining</w:t>
      </w:r>
      <w:r w:rsidR="009E0FF6">
        <w:t xml:space="preserve"> </w:t>
      </w:r>
      <w:r w:rsidRPr="001453F6">
        <w:t>first</w:t>
      </w:r>
      <w:r w:rsidR="009E0FF6">
        <w:t xml:space="preserve"> </w:t>
      </w:r>
      <w:r w:rsidRPr="001453F6">
        <w:t>and</w:t>
      </w:r>
      <w:r w:rsidR="009E0FF6">
        <w:t xml:space="preserve"> </w:t>
      </w:r>
      <w:r w:rsidRPr="001453F6">
        <w:t>second</w:t>
      </w:r>
      <w:r w:rsidR="009E0FF6">
        <w:t xml:space="preserve"> </w:t>
      </w:r>
      <w:r w:rsidRPr="001453F6">
        <w:t>subtasks</w:t>
      </w:r>
      <w:r w:rsidR="009E0FF6">
        <w:t xml:space="preserve"> </w:t>
      </w:r>
      <w:r w:rsidRPr="001453F6">
        <w:t>into</w:t>
      </w:r>
      <w:r w:rsidR="009E0FF6">
        <w:t xml:space="preserve"> </w:t>
      </w:r>
      <w:r w:rsidRPr="001453F6">
        <w:t>one</w:t>
      </w:r>
      <w:r w:rsidR="009E0FF6">
        <w:t xml:space="preserve"> </w:t>
      </w:r>
      <w:r w:rsidRPr="001453F6">
        <w:t>application.</w:t>
      </w:r>
    </w:p>
    <w:p w:rsidR="00AA5DC3" w:rsidRPr="00AA5DC3" w:rsidRDefault="00AA5DC3" w:rsidP="00AA5DC3">
      <w:pPr>
        <w:pStyle w:val="code"/>
      </w:pPr>
    </w:p>
    <w:p w:rsidR="009303D9" w:rsidRPr="006B6B66" w:rsidRDefault="005F2BC8" w:rsidP="006B6B66">
      <w:pPr>
        <w:pStyle w:val="1"/>
      </w:pPr>
      <w:r>
        <w:lastRenderedPageBreak/>
        <w:t>Used</w:t>
      </w:r>
      <w:r w:rsidR="009E0FF6">
        <w:t xml:space="preserve"> </w:t>
      </w:r>
      <w:r>
        <w:t>techologies</w:t>
      </w:r>
    </w:p>
    <w:p w:rsidR="009303D9" w:rsidRDefault="00CB0BDD" w:rsidP="00ED0149">
      <w:pPr>
        <w:pStyle w:val="2"/>
      </w:pPr>
      <w:r>
        <w:t>Opencv[13</w:t>
      </w:r>
      <w:r w:rsidR="005F2BC8">
        <w:t>]</w:t>
      </w:r>
      <w:r w:rsidR="009E0FF6">
        <w:t xml:space="preserve"> </w:t>
      </w:r>
    </w:p>
    <w:p w:rsidR="009303D9" w:rsidRPr="005F2BC8" w:rsidRDefault="004B45F7" w:rsidP="00E7596C">
      <w:pPr>
        <w:pStyle w:val="a3"/>
        <w:rPr>
          <w:lang w:val="en-US"/>
        </w:rPr>
      </w:pPr>
      <w:r>
        <w:rPr>
          <w:lang w:val="en-US"/>
        </w:rPr>
        <w:t>Popular</w:t>
      </w:r>
      <w:r w:rsidR="009E0FF6">
        <w:rPr>
          <w:lang w:val="en-US"/>
        </w:rPr>
        <w:t xml:space="preserve"> </w:t>
      </w:r>
      <w:r>
        <w:rPr>
          <w:lang w:val="en-US"/>
        </w:rPr>
        <w:t>open-</w:t>
      </w:r>
      <w:r w:rsidR="005F2BC8">
        <w:rPr>
          <w:lang w:val="en-US"/>
        </w:rPr>
        <w:t>source</w:t>
      </w:r>
      <w:r w:rsidR="009E0FF6">
        <w:rPr>
          <w:lang w:val="en-US"/>
        </w:rPr>
        <w:t xml:space="preserve"> </w:t>
      </w:r>
      <w:r w:rsidR="005F2BC8">
        <w:rPr>
          <w:lang w:val="en-US"/>
        </w:rPr>
        <w:t>computer</w:t>
      </w:r>
      <w:r w:rsidR="009E0FF6">
        <w:rPr>
          <w:lang w:val="en-US"/>
        </w:rPr>
        <w:t xml:space="preserve"> </w:t>
      </w:r>
      <w:r w:rsidR="005F2BC8">
        <w:rPr>
          <w:lang w:val="en-US"/>
        </w:rPr>
        <w:t>vision</w:t>
      </w:r>
      <w:r w:rsidR="009E0FF6">
        <w:rPr>
          <w:lang w:val="en-US"/>
        </w:rPr>
        <w:t xml:space="preserve"> </w:t>
      </w:r>
      <w:r w:rsidR="005F2BC8">
        <w:rPr>
          <w:lang w:val="en-US"/>
        </w:rPr>
        <w:t>library.</w:t>
      </w:r>
      <w:r w:rsidR="009E0FF6">
        <w:rPr>
          <w:lang w:val="en-US"/>
        </w:rPr>
        <w:t xml:space="preserve"> </w:t>
      </w:r>
    </w:p>
    <w:p w:rsidR="009303D9" w:rsidRPr="005B520E" w:rsidRDefault="005F2BC8" w:rsidP="00EC432C">
      <w:pPr>
        <w:pStyle w:val="2"/>
      </w:pPr>
      <w:r>
        <w:t>Qt[</w:t>
      </w:r>
      <w:r w:rsidR="00CB0BDD">
        <w:rPr>
          <w:lang w:val="ru-RU"/>
        </w:rPr>
        <w:t>14</w:t>
      </w:r>
      <w:r>
        <w:t>]</w:t>
      </w:r>
    </w:p>
    <w:p w:rsidR="009303D9" w:rsidRPr="00B71137" w:rsidRDefault="005F2BC8" w:rsidP="00E7596C">
      <w:pPr>
        <w:pStyle w:val="a3"/>
        <w:rPr>
          <w:lang w:val="en-US"/>
        </w:rPr>
      </w:pPr>
      <w:r>
        <w:rPr>
          <w:lang w:val="en-US"/>
        </w:rPr>
        <w:t>Qt</w:t>
      </w:r>
      <w:r w:rsidR="009E0FF6">
        <w:rPr>
          <w:lang w:val="en-US"/>
        </w:rPr>
        <w:t xml:space="preserve"> </w:t>
      </w:r>
      <w:r>
        <w:rPr>
          <w:lang w:val="en-US"/>
        </w:rPr>
        <w:t>is</w:t>
      </w:r>
      <w:r w:rsidR="009E0FF6">
        <w:rPr>
          <w:lang w:val="en-US"/>
        </w:rPr>
        <w:t xml:space="preserve"> </w:t>
      </w:r>
      <w:r w:rsidR="00BB225D">
        <w:rPr>
          <w:lang w:val="en-US"/>
        </w:rPr>
        <w:t xml:space="preserve">a </w:t>
      </w:r>
      <w:r>
        <w:rPr>
          <w:lang w:val="en-US"/>
        </w:rPr>
        <w:t>framework</w:t>
      </w:r>
      <w:r w:rsidR="009E0FF6">
        <w:rPr>
          <w:lang w:val="en-US"/>
        </w:rPr>
        <w:t xml:space="preserve"> </w:t>
      </w:r>
      <w:r>
        <w:rPr>
          <w:lang w:val="en-US"/>
        </w:rPr>
        <w:t>for</w:t>
      </w:r>
      <w:r w:rsidR="009E0FF6">
        <w:rPr>
          <w:lang w:val="en-US"/>
        </w:rPr>
        <w:t xml:space="preserve"> </w:t>
      </w:r>
      <w:r>
        <w:rPr>
          <w:lang w:val="en-US"/>
        </w:rPr>
        <w:t>convenient</w:t>
      </w:r>
      <w:r w:rsidR="009E0FF6">
        <w:rPr>
          <w:lang w:val="en-US"/>
        </w:rPr>
        <w:t xml:space="preserve"> </w:t>
      </w:r>
      <w:r>
        <w:rPr>
          <w:lang w:val="en-US"/>
        </w:rPr>
        <w:t>developing</w:t>
      </w:r>
      <w:r w:rsidR="009E0FF6">
        <w:rPr>
          <w:lang w:val="en-US"/>
        </w:rPr>
        <w:t xml:space="preserve"> </w:t>
      </w:r>
      <w:r>
        <w:rPr>
          <w:lang w:val="en-US"/>
        </w:rPr>
        <w:t>of</w:t>
      </w:r>
      <w:r w:rsidR="009E0FF6">
        <w:rPr>
          <w:lang w:val="en-US"/>
        </w:rPr>
        <w:t xml:space="preserve"> </w:t>
      </w:r>
      <w:r w:rsidR="008545F4" w:rsidRPr="008545F4">
        <w:rPr>
          <w:rStyle w:val="timesnew100"/>
        </w:rPr>
        <w:t>cross-platform</w:t>
      </w:r>
      <w:r w:rsidR="009E0FF6">
        <w:rPr>
          <w:rStyle w:val="timesnew100"/>
        </w:rPr>
        <w:t xml:space="preserve"> </w:t>
      </w:r>
      <w:r>
        <w:rPr>
          <w:lang w:val="en-US"/>
        </w:rPr>
        <w:t>application</w:t>
      </w:r>
      <w:r w:rsidR="009E0FF6">
        <w:rPr>
          <w:lang w:val="en-US"/>
        </w:rPr>
        <w:t xml:space="preserve"> </w:t>
      </w:r>
      <w:r>
        <w:rPr>
          <w:lang w:val="en-US"/>
        </w:rPr>
        <w:t>with</w:t>
      </w:r>
      <w:r w:rsidR="009E0FF6">
        <w:rPr>
          <w:lang w:val="en-US"/>
        </w:rPr>
        <w:t xml:space="preserve"> </w:t>
      </w:r>
      <w:r w:rsidR="00BB225D">
        <w:rPr>
          <w:lang w:val="en-US"/>
        </w:rPr>
        <w:t xml:space="preserve">a </w:t>
      </w:r>
      <w:r>
        <w:rPr>
          <w:lang w:val="en-US"/>
        </w:rPr>
        <w:t>graphical</w:t>
      </w:r>
      <w:r w:rsidR="009E0FF6">
        <w:rPr>
          <w:lang w:val="en-US"/>
        </w:rPr>
        <w:t xml:space="preserve"> </w:t>
      </w:r>
      <w:r>
        <w:rPr>
          <w:lang w:val="en-US"/>
        </w:rPr>
        <w:t>interface</w:t>
      </w:r>
      <w:r w:rsidR="008545F4">
        <w:rPr>
          <w:lang w:val="en-US"/>
        </w:rPr>
        <w:t>,</w:t>
      </w:r>
      <w:r w:rsidR="009E0FF6">
        <w:rPr>
          <w:lang w:val="en-US"/>
        </w:rPr>
        <w:t xml:space="preserve"> </w:t>
      </w:r>
      <w:r w:rsidR="008545F4">
        <w:rPr>
          <w:lang w:val="en-US"/>
        </w:rPr>
        <w:t>also</w:t>
      </w:r>
      <w:r w:rsidR="009E0FF6">
        <w:rPr>
          <w:lang w:val="en-US"/>
        </w:rPr>
        <w:t xml:space="preserve"> </w:t>
      </w:r>
      <w:r w:rsidR="008545F4">
        <w:rPr>
          <w:lang w:val="en-US"/>
        </w:rPr>
        <w:t>have</w:t>
      </w:r>
      <w:r w:rsidR="009E0FF6">
        <w:rPr>
          <w:lang w:val="en-US"/>
        </w:rPr>
        <w:t xml:space="preserve"> </w:t>
      </w:r>
      <w:r w:rsidR="008545F4">
        <w:rPr>
          <w:lang w:val="en-US"/>
        </w:rPr>
        <w:t>many</w:t>
      </w:r>
      <w:r w:rsidR="009E0FF6">
        <w:rPr>
          <w:lang w:val="en-US"/>
        </w:rPr>
        <w:t xml:space="preserve"> </w:t>
      </w:r>
      <w:r w:rsidR="008545F4">
        <w:rPr>
          <w:lang w:val="en-US"/>
        </w:rPr>
        <w:t>useful</w:t>
      </w:r>
      <w:r w:rsidR="009E0FF6">
        <w:rPr>
          <w:lang w:val="en-US"/>
        </w:rPr>
        <w:t xml:space="preserve"> </w:t>
      </w:r>
      <w:r w:rsidR="008545F4">
        <w:rPr>
          <w:lang w:val="en-US"/>
        </w:rPr>
        <w:t>classes</w:t>
      </w:r>
      <w:r w:rsidR="00B71137">
        <w:rPr>
          <w:lang w:val="en-US"/>
        </w:rPr>
        <w:t>,</w:t>
      </w:r>
      <w:r w:rsidR="009E0FF6">
        <w:rPr>
          <w:lang w:val="en-US"/>
        </w:rPr>
        <w:t xml:space="preserve"> </w:t>
      </w:r>
      <w:r w:rsidR="00B71137">
        <w:rPr>
          <w:lang w:val="en-US"/>
        </w:rPr>
        <w:t>e.g.</w:t>
      </w:r>
      <w:r w:rsidR="009E0FF6">
        <w:rPr>
          <w:lang w:val="en-US"/>
        </w:rPr>
        <w:t xml:space="preserve"> </w:t>
      </w:r>
      <w:r w:rsidR="00B71137">
        <w:rPr>
          <w:lang w:val="en-US"/>
        </w:rPr>
        <w:t>for</w:t>
      </w:r>
      <w:r w:rsidR="009E0FF6">
        <w:rPr>
          <w:lang w:val="en-US"/>
        </w:rPr>
        <w:t xml:space="preserve"> </w:t>
      </w:r>
      <w:r w:rsidR="00B71137">
        <w:rPr>
          <w:lang w:val="en-US"/>
        </w:rPr>
        <w:t>network,</w:t>
      </w:r>
      <w:r w:rsidR="009E0FF6">
        <w:rPr>
          <w:lang w:val="en-US"/>
        </w:rPr>
        <w:t xml:space="preserve"> </w:t>
      </w:r>
      <w:r w:rsidR="00B71137">
        <w:rPr>
          <w:lang w:val="en-US"/>
        </w:rPr>
        <w:t>database,</w:t>
      </w:r>
      <w:r w:rsidR="009E0FF6">
        <w:rPr>
          <w:lang w:val="en-US"/>
        </w:rPr>
        <w:t xml:space="preserve"> </w:t>
      </w:r>
      <w:r w:rsidR="00B71137">
        <w:rPr>
          <w:lang w:val="en-US"/>
        </w:rPr>
        <w:t>string</w:t>
      </w:r>
      <w:r w:rsidR="009E0FF6">
        <w:rPr>
          <w:lang w:val="en-US"/>
        </w:rPr>
        <w:t xml:space="preserve"> </w:t>
      </w:r>
      <w:r w:rsidR="00B71137" w:rsidRPr="00B71137">
        <w:rPr>
          <w:lang w:val="en-US"/>
        </w:rPr>
        <w:t>processing,</w:t>
      </w:r>
      <w:r w:rsidR="009E0FF6">
        <w:rPr>
          <w:lang w:val="en-US"/>
        </w:rPr>
        <w:t xml:space="preserve"> </w:t>
      </w:r>
      <w:r w:rsidR="00B71137">
        <w:rPr>
          <w:lang w:val="en-US"/>
        </w:rPr>
        <w:t>multithreading</w:t>
      </w:r>
      <w:r w:rsidR="00BB225D" w:rsidRPr="00BB225D">
        <w:rPr>
          <w:lang w:val="en-US"/>
        </w:rPr>
        <w:t>, etc</w:t>
      </w:r>
      <w:r w:rsidR="00B71137">
        <w:rPr>
          <w:lang w:val="en-US"/>
        </w:rPr>
        <w:t>.</w:t>
      </w:r>
      <w:r w:rsidR="009E0FF6">
        <w:rPr>
          <w:lang w:val="en-US"/>
        </w:rPr>
        <w:t xml:space="preserve"> </w:t>
      </w:r>
    </w:p>
    <w:p w:rsidR="005F2BC8" w:rsidRDefault="005F2BC8" w:rsidP="005F2BC8">
      <w:pPr>
        <w:pStyle w:val="2"/>
      </w:pPr>
      <w:r>
        <w:t>Work</w:t>
      </w:r>
      <w:r w:rsidR="009E0FF6">
        <w:t xml:space="preserve"> </w:t>
      </w:r>
      <w:r>
        <w:t>Visual</w:t>
      </w:r>
      <w:r w:rsidR="009E0FF6">
        <w:t xml:space="preserve"> </w:t>
      </w:r>
      <w:r>
        <w:t>4.0[</w:t>
      </w:r>
      <w:r w:rsidR="00CB0BDD">
        <w:t>15</w:t>
      </w:r>
      <w:r>
        <w:t>]</w:t>
      </w:r>
      <w:r w:rsidR="009E0FF6">
        <w:t xml:space="preserve"> </w:t>
      </w:r>
    </w:p>
    <w:p w:rsidR="005F2BC8" w:rsidRDefault="00E97E44" w:rsidP="005F2BC8">
      <w:r>
        <w:t>The</w:t>
      </w:r>
      <w:r w:rsidR="009E0FF6">
        <w:t xml:space="preserve"> </w:t>
      </w:r>
      <w:r w:rsidR="008545F4">
        <w:t>software</w:t>
      </w:r>
      <w:r w:rsidR="009E0FF6">
        <w:t xml:space="preserve"> </w:t>
      </w:r>
      <w:r w:rsidR="005F2BC8">
        <w:t>package</w:t>
      </w:r>
      <w:r w:rsidR="009E0FF6">
        <w:t xml:space="preserve"> </w:t>
      </w:r>
      <w:r w:rsidR="005F2BC8">
        <w:t>WorkVisual</w:t>
      </w:r>
      <w:r w:rsidR="009E0FF6">
        <w:t xml:space="preserve"> </w:t>
      </w:r>
      <w:r w:rsidR="005F2BC8">
        <w:t>is</w:t>
      </w:r>
      <w:r w:rsidR="009E0FF6">
        <w:t xml:space="preserve"> </w:t>
      </w:r>
      <w:r w:rsidR="00643776">
        <w:t>the</w:t>
      </w:r>
      <w:r w:rsidR="009E0FF6">
        <w:t xml:space="preserve"> </w:t>
      </w:r>
      <w:r w:rsidR="005F2BC8">
        <w:t>developing</w:t>
      </w:r>
      <w:r w:rsidR="009E0FF6">
        <w:t xml:space="preserve"> </w:t>
      </w:r>
      <w:r w:rsidR="005F2BC8">
        <w:t>environment</w:t>
      </w:r>
      <w:r w:rsidR="009E0FF6">
        <w:t xml:space="preserve"> </w:t>
      </w:r>
      <w:r w:rsidR="005F2BC8">
        <w:t>for</w:t>
      </w:r>
      <w:r w:rsidR="009E0FF6">
        <w:t xml:space="preserve"> </w:t>
      </w:r>
      <w:r w:rsidR="005F2BC8">
        <w:t>KR</w:t>
      </w:r>
      <w:r w:rsidR="009E0FF6">
        <w:t xml:space="preserve"> </w:t>
      </w:r>
      <w:r w:rsidR="005F2BC8">
        <w:t>C4</w:t>
      </w:r>
      <w:r w:rsidR="009E0FF6">
        <w:t xml:space="preserve"> </w:t>
      </w:r>
      <w:r w:rsidR="00643776">
        <w:t>controlled</w:t>
      </w:r>
      <w:r w:rsidR="009E0FF6">
        <w:t xml:space="preserve"> </w:t>
      </w:r>
      <w:r w:rsidR="00643776">
        <w:t>robotic</w:t>
      </w:r>
      <w:r w:rsidR="009E0FF6">
        <w:t xml:space="preserve"> </w:t>
      </w:r>
      <w:r w:rsidR="005F2BC8">
        <w:t>cells.</w:t>
      </w:r>
      <w:r w:rsidR="009E0FF6">
        <w:t xml:space="preserve"> </w:t>
      </w:r>
      <w:r w:rsidR="00B71137">
        <w:t>It</w:t>
      </w:r>
      <w:r w:rsidR="009E0FF6">
        <w:t xml:space="preserve"> </w:t>
      </w:r>
      <w:ins w:id="93" w:author="ITIS1410" w:date="2019-06-14T17:29:00Z">
        <w:r w:rsidR="00884E70">
          <w:t xml:space="preserve">is </w:t>
        </w:r>
      </w:ins>
      <w:r w:rsidR="00B71137">
        <w:t>able</w:t>
      </w:r>
      <w:r w:rsidR="009E0FF6">
        <w:t xml:space="preserve"> </w:t>
      </w:r>
      <w:r w:rsidR="00B71137">
        <w:t>to</w:t>
      </w:r>
      <w:r w:rsidR="009E0FF6">
        <w:t xml:space="preserve"> </w:t>
      </w:r>
      <w:r w:rsidR="00B71137">
        <w:t>program</w:t>
      </w:r>
      <w:r w:rsidR="009E0FF6">
        <w:t xml:space="preserve"> </w:t>
      </w:r>
      <w:r w:rsidR="00B71137">
        <w:t>robots</w:t>
      </w:r>
      <w:r w:rsidR="009E0FF6">
        <w:t xml:space="preserve"> </w:t>
      </w:r>
      <w:r w:rsidR="00B71137">
        <w:t>offline,</w:t>
      </w:r>
      <w:r w:rsidR="009E0FF6">
        <w:t xml:space="preserve"> </w:t>
      </w:r>
      <w:r w:rsidR="00B71137">
        <w:t>editing</w:t>
      </w:r>
      <w:r w:rsidR="009E0FF6">
        <w:t xml:space="preserve"> </w:t>
      </w:r>
      <w:r w:rsidR="00B71137">
        <w:t>TOOL</w:t>
      </w:r>
      <w:r w:rsidR="009E0FF6">
        <w:t xml:space="preserve"> </w:t>
      </w:r>
      <w:r w:rsidR="00B71137">
        <w:t>and</w:t>
      </w:r>
      <w:r w:rsidR="009E0FF6">
        <w:t xml:space="preserve"> </w:t>
      </w:r>
      <w:r w:rsidR="00B71137">
        <w:t>BASE</w:t>
      </w:r>
      <w:r w:rsidR="009E0FF6">
        <w:t xml:space="preserve"> </w:t>
      </w:r>
      <w:r w:rsidR="00B71137">
        <w:t>coordinate</w:t>
      </w:r>
      <w:r w:rsidR="009E0FF6">
        <w:t xml:space="preserve"> </w:t>
      </w:r>
      <w:r w:rsidR="00B71137">
        <w:t>system</w:t>
      </w:r>
      <w:r w:rsidR="009E0FF6">
        <w:t xml:space="preserve"> </w:t>
      </w:r>
      <w:r w:rsidR="00B71137">
        <w:t>and</w:t>
      </w:r>
      <w:r w:rsidR="009E0FF6">
        <w:t xml:space="preserve"> </w:t>
      </w:r>
      <w:ins w:id="94" w:author="ITIS1410" w:date="2019-06-14T17:29:00Z">
        <w:r w:rsidR="00884E70">
          <w:t>etc.</w:t>
        </w:r>
      </w:ins>
      <w:del w:id="95" w:author="ITIS1410" w:date="2019-06-14T17:29:00Z">
        <w:r w:rsidR="00B71137" w:rsidDel="00884E70">
          <w:delText>so</w:delText>
        </w:r>
        <w:r w:rsidR="009E0FF6" w:rsidDel="00884E70">
          <w:delText xml:space="preserve"> </w:delText>
        </w:r>
        <w:r w:rsidR="00B71137" w:rsidDel="00884E70">
          <w:delText>on</w:delText>
        </w:r>
      </w:del>
      <w:r w:rsidR="00B71137">
        <w:t>.</w:t>
      </w:r>
    </w:p>
    <w:p w:rsidR="005F2BC8" w:rsidRDefault="00821B62" w:rsidP="005F2BC8">
      <w:pPr>
        <w:pStyle w:val="2"/>
      </w:pPr>
      <w:r>
        <w:t>KR3</w:t>
      </w:r>
      <w:r w:rsidR="009E0FF6">
        <w:t xml:space="preserve"> </w:t>
      </w:r>
      <w:r>
        <w:t>R540</w:t>
      </w:r>
      <w:r w:rsidR="009E0FF6">
        <w:t xml:space="preserve"> </w:t>
      </w:r>
      <w:r>
        <w:t>[</w:t>
      </w:r>
      <w:r w:rsidR="00CB0BDD">
        <w:t>16</w:t>
      </w:r>
      <w:r>
        <w:t>]</w:t>
      </w:r>
    </w:p>
    <w:p w:rsidR="00B12F48" w:rsidRDefault="00821B62" w:rsidP="00821B62">
      <w:pPr>
        <w:ind w:start="14.40pt"/>
      </w:pPr>
      <w:r>
        <w:t>KR3</w:t>
      </w:r>
      <w:r w:rsidR="009E0FF6">
        <w:t xml:space="preserve"> </w:t>
      </w:r>
      <w:r>
        <w:t>R540</w:t>
      </w:r>
      <w:r w:rsidR="009E0FF6">
        <w:t xml:space="preserve"> </w:t>
      </w:r>
      <w:r>
        <w:t>is</w:t>
      </w:r>
      <w:r w:rsidR="000A15E1">
        <w:t xml:space="preserve"> a</w:t>
      </w:r>
      <w:r w:rsidR="009E0FF6">
        <w:t xml:space="preserve"> </w:t>
      </w:r>
      <w:r>
        <w:t>robotic</w:t>
      </w:r>
      <w:r w:rsidR="009E0FF6">
        <w:t xml:space="preserve"> </w:t>
      </w:r>
      <w:r w:rsidR="00A77EAB">
        <w:t>system that</w:t>
      </w:r>
      <w:r w:rsidR="009E0FF6">
        <w:t xml:space="preserve"> </w:t>
      </w:r>
      <w:r>
        <w:t>include</w:t>
      </w:r>
      <w:r w:rsidR="00E97E44">
        <w:t>s</w:t>
      </w:r>
      <w:r w:rsidR="009E0FF6">
        <w:t xml:space="preserve"> </w:t>
      </w:r>
      <w:r>
        <w:t>all</w:t>
      </w:r>
      <w:r w:rsidR="009E0FF6">
        <w:t xml:space="preserve"> </w:t>
      </w:r>
      <w:r>
        <w:t>components</w:t>
      </w:r>
      <w:r w:rsidR="009E0FF6">
        <w:t xml:space="preserve"> </w:t>
      </w:r>
      <w:r>
        <w:t>of</w:t>
      </w:r>
      <w:r w:rsidR="009E0FF6">
        <w:t xml:space="preserve"> </w:t>
      </w:r>
      <w:r w:rsidR="00B2544B">
        <w:t>an</w:t>
      </w:r>
      <w:r w:rsidR="009E0FF6">
        <w:t xml:space="preserve"> </w:t>
      </w:r>
      <w:r>
        <w:t>industrial</w:t>
      </w:r>
      <w:r w:rsidR="009E0FF6">
        <w:t xml:space="preserve"> </w:t>
      </w:r>
      <w:r>
        <w:t>robot:</w:t>
      </w:r>
      <w:r>
        <w:tab/>
      </w:r>
    </w:p>
    <w:p w:rsidR="00821B62" w:rsidRDefault="00B12F48" w:rsidP="00B12F48">
      <w:pPr>
        <w:pStyle w:val="aa"/>
        <w:numPr>
          <w:ilvl w:val="0"/>
          <w:numId w:val="27"/>
        </w:numPr>
      </w:pPr>
      <w:r>
        <w:t>Manipulator</w:t>
      </w:r>
      <w:r w:rsidR="009E0FF6">
        <w:t xml:space="preserve"> </w:t>
      </w:r>
      <w:r>
        <w:t>(mechanical</w:t>
      </w:r>
      <w:r w:rsidR="009E0FF6">
        <w:t xml:space="preserve"> </w:t>
      </w:r>
      <w:r>
        <w:t>system</w:t>
      </w:r>
      <w:r w:rsidR="009E0FF6">
        <w:t xml:space="preserve"> </w:t>
      </w:r>
      <w:r>
        <w:t>and</w:t>
      </w:r>
      <w:r w:rsidR="009E0FF6">
        <w:t xml:space="preserve"> </w:t>
      </w:r>
      <w:r>
        <w:t>electrical</w:t>
      </w:r>
      <w:r w:rsidR="009E0FF6">
        <w:t xml:space="preserve"> </w:t>
      </w:r>
      <w:r>
        <w:t>installations</w:t>
      </w:r>
      <w:r w:rsidR="00D65A5A">
        <w:t>,</w:t>
      </w:r>
      <w:r w:rsidR="009E0FF6">
        <w:t xml:space="preserve"> </w:t>
      </w:r>
      <w:r w:rsidR="00D65A5A">
        <w:t>see</w:t>
      </w:r>
      <w:r w:rsidR="009E0FF6">
        <w:t xml:space="preserve"> </w:t>
      </w:r>
      <w:r w:rsidR="00D65A5A">
        <w:t>figure</w:t>
      </w:r>
      <w:r w:rsidR="009E0FF6">
        <w:t xml:space="preserve"> </w:t>
      </w:r>
      <w:r w:rsidR="0058739C">
        <w:t>1</w:t>
      </w:r>
      <w:r>
        <w:t>)</w:t>
      </w:r>
    </w:p>
    <w:p w:rsidR="00B12F48" w:rsidRDefault="00B12F48" w:rsidP="00B12F48">
      <w:pPr>
        <w:pStyle w:val="aa"/>
        <w:numPr>
          <w:ilvl w:val="0"/>
          <w:numId w:val="27"/>
        </w:numPr>
      </w:pPr>
      <w:r>
        <w:t>Controller</w:t>
      </w:r>
    </w:p>
    <w:p w:rsidR="00B12F48" w:rsidRDefault="00B12F48" w:rsidP="00B12F48">
      <w:pPr>
        <w:pStyle w:val="aa"/>
        <w:numPr>
          <w:ilvl w:val="0"/>
          <w:numId w:val="27"/>
        </w:numPr>
      </w:pPr>
      <w:r>
        <w:t>Connecting</w:t>
      </w:r>
      <w:r w:rsidR="009E0FF6">
        <w:t xml:space="preserve"> </w:t>
      </w:r>
      <w:r>
        <w:t>cables</w:t>
      </w:r>
    </w:p>
    <w:p w:rsidR="00B12F48" w:rsidRDefault="00B12F48" w:rsidP="00B12F48">
      <w:pPr>
        <w:pStyle w:val="aa"/>
        <w:numPr>
          <w:ilvl w:val="0"/>
          <w:numId w:val="27"/>
        </w:numPr>
      </w:pPr>
      <w:r>
        <w:t>End</w:t>
      </w:r>
      <w:r w:rsidR="009E0FF6">
        <w:t xml:space="preserve"> </w:t>
      </w:r>
      <w:r>
        <w:t>effector</w:t>
      </w:r>
    </w:p>
    <w:p w:rsidR="00C575A6" w:rsidRDefault="00884E70" w:rsidP="00B12F48">
      <w:pPr>
        <w:pStyle w:val="aa"/>
        <w:numPr>
          <w:ilvl w:val="0"/>
          <w:numId w:val="27"/>
        </w:numPr>
      </w:pPr>
      <w:ins w:id="96" w:author="ITIS1410" w:date="2019-06-14T17:29:00Z">
        <w:r>
          <w:t>S</w:t>
        </w:r>
      </w:ins>
      <w:del w:id="97" w:author="ITIS1410" w:date="2019-06-14T17:29:00Z">
        <w:r w:rsidR="00C575A6" w:rsidDel="00884E70">
          <w:delText>s</w:delText>
        </w:r>
      </w:del>
      <w:r w:rsidR="00C575A6">
        <w:t>martPAD</w:t>
      </w:r>
    </w:p>
    <w:p w:rsidR="00C575A6" w:rsidRDefault="00884E70" w:rsidP="00B12F48">
      <w:pPr>
        <w:pStyle w:val="aa"/>
        <w:numPr>
          <w:ilvl w:val="0"/>
          <w:numId w:val="27"/>
        </w:numPr>
      </w:pPr>
      <w:ins w:id="98" w:author="ITIS1410" w:date="2019-06-14T17:29:00Z">
        <w:r>
          <w:t>S</w:t>
        </w:r>
      </w:ins>
      <w:del w:id="99" w:author="ITIS1410" w:date="2019-06-14T17:29:00Z">
        <w:r w:rsidR="00C575A6" w:rsidDel="00884E70">
          <w:delText>s</w:delText>
        </w:r>
      </w:del>
      <w:r w:rsidR="00C575A6">
        <w:t>oftware</w:t>
      </w:r>
    </w:p>
    <w:p w:rsidR="00B12F48" w:rsidRDefault="00884E70" w:rsidP="00B12F48">
      <w:pPr>
        <w:pStyle w:val="aa"/>
        <w:numPr>
          <w:ilvl w:val="0"/>
          <w:numId w:val="27"/>
        </w:numPr>
      </w:pPr>
      <w:ins w:id="100" w:author="ITIS1410" w:date="2019-06-14T17:30:00Z">
        <w:r>
          <w:t>O</w:t>
        </w:r>
      </w:ins>
      <w:del w:id="101" w:author="ITIS1410" w:date="2019-06-14T17:30:00Z">
        <w:r w:rsidR="00B12F48" w:rsidDel="00884E70">
          <w:delText>And</w:delText>
        </w:r>
        <w:r w:rsidR="009E0FF6" w:rsidDel="00884E70">
          <w:delText xml:space="preserve"> </w:delText>
        </w:r>
        <w:r w:rsidR="00B12F48" w:rsidDel="00884E70">
          <w:delText>o</w:delText>
        </w:r>
      </w:del>
      <w:r w:rsidR="00B12F48">
        <w:t>ther</w:t>
      </w:r>
      <w:r w:rsidR="009E0FF6">
        <w:t xml:space="preserve"> </w:t>
      </w:r>
      <w:r w:rsidR="00B12F48">
        <w:t>equipment</w:t>
      </w:r>
    </w:p>
    <w:p w:rsidR="00C575A6" w:rsidRDefault="00F36274" w:rsidP="00C575A6">
      <w:pPr>
        <w:pStyle w:val="timesnew10"/>
      </w:pPr>
      <w:r w:rsidRPr="00C575A6">
        <w:t>Manipulator</w:t>
      </w:r>
      <w:r w:rsidR="009E0FF6">
        <w:t xml:space="preserve"> </w:t>
      </w:r>
      <w:r w:rsidRPr="00C575A6">
        <w:t>consist</w:t>
      </w:r>
      <w:r w:rsidR="009E0FF6">
        <w:t xml:space="preserve"> </w:t>
      </w:r>
      <w:r w:rsidRPr="00C575A6">
        <w:t>of</w:t>
      </w:r>
      <w:r w:rsidR="009E0FF6">
        <w:t xml:space="preserve"> </w:t>
      </w:r>
      <w:r w:rsidRPr="00C575A6">
        <w:t>following</w:t>
      </w:r>
      <w:r w:rsidR="009E0FF6">
        <w:t xml:space="preserve"> </w:t>
      </w:r>
      <w:r w:rsidRPr="00C575A6">
        <w:t>principal</w:t>
      </w:r>
      <w:r w:rsidR="009E0FF6">
        <w:t xml:space="preserve"> </w:t>
      </w:r>
      <w:r w:rsidRPr="00C575A6">
        <w:t>component</w:t>
      </w:r>
      <w:r w:rsidR="00B2544B">
        <w:t>s</w:t>
      </w:r>
      <w:r w:rsidRPr="00C575A6">
        <w:t>:</w:t>
      </w:r>
      <w:r w:rsidR="009E0FF6">
        <w:t xml:space="preserve"> </w:t>
      </w:r>
    </w:p>
    <w:p w:rsidR="00C575A6" w:rsidRPr="00C575A6" w:rsidRDefault="00C575A6" w:rsidP="00C575A6">
      <w:pPr>
        <w:pStyle w:val="timesnew10"/>
      </w:pPr>
    </w:p>
    <w:p w:rsidR="00F36274" w:rsidRPr="005C7675" w:rsidRDefault="00524533" w:rsidP="00E06FC4">
      <w:pPr>
        <w:pStyle w:val="picture"/>
        <w:jc w:val="center"/>
        <w:rPr>
          <w:noProof/>
        </w:rPr>
      </w:pPr>
      <w:r w:rsidRPr="00884226">
        <w:rPr>
          <w:noProof/>
          <w:lang w:val="ru-RU"/>
        </w:rPr>
        <w:drawing>
          <wp:inline distT="0" distB="0" distL="0" distR="0">
            <wp:extent cx="1866900" cy="2238375"/>
            <wp:effectExtent l="0" t="0" r="0" b="0"/>
            <wp:docPr id="1" name="Рисунок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2238375"/>
                    </a:xfrm>
                    <a:prstGeom prst="rect">
                      <a:avLst/>
                    </a:prstGeom>
                    <a:noFill/>
                    <a:ln>
                      <a:noFill/>
                    </a:ln>
                  </pic:spPr>
                </pic:pic>
              </a:graphicData>
            </a:graphic>
          </wp:inline>
        </w:drawing>
      </w:r>
    </w:p>
    <w:p w:rsidR="00F36274" w:rsidRDefault="00EB6575" w:rsidP="004735E1">
      <w:pPr>
        <w:pStyle w:val="picture"/>
      </w:pPr>
      <w:r>
        <w:t>Figure</w:t>
      </w:r>
      <w:r w:rsidR="009E0FF6">
        <w:t xml:space="preserve"> </w:t>
      </w:r>
      <w:r w:rsidR="006B6762">
        <w:t>1</w:t>
      </w:r>
      <w:r w:rsidR="00F36274" w:rsidRPr="00C575A6">
        <w:t>.</w:t>
      </w:r>
      <w:r w:rsidR="009E0FF6">
        <w:t xml:space="preserve"> </w:t>
      </w:r>
      <w:r w:rsidR="00F36274" w:rsidRPr="00C575A6">
        <w:t>Kuka</w:t>
      </w:r>
      <w:r w:rsidR="009E0FF6">
        <w:t xml:space="preserve"> </w:t>
      </w:r>
      <w:r w:rsidR="00F36274" w:rsidRPr="00C575A6">
        <w:t>KR3</w:t>
      </w:r>
      <w:r w:rsidR="009E0FF6">
        <w:t xml:space="preserve"> </w:t>
      </w:r>
      <w:r w:rsidR="00F36274" w:rsidRPr="00C575A6">
        <w:t>R540</w:t>
      </w:r>
      <w:r w:rsidR="009E0FF6">
        <w:t xml:space="preserve"> </w:t>
      </w:r>
      <w:r w:rsidR="00F36274" w:rsidRPr="00C575A6">
        <w:t>manipulator</w:t>
      </w:r>
      <w:r w:rsidR="009E0FF6">
        <w:t xml:space="preserve"> </w:t>
      </w:r>
      <w:r w:rsidR="00F36274" w:rsidRPr="00C575A6">
        <w:t>and</w:t>
      </w:r>
      <w:r w:rsidR="009E0FF6">
        <w:t xml:space="preserve"> </w:t>
      </w:r>
      <w:r w:rsidR="00F36274" w:rsidRPr="00C575A6">
        <w:t>its</w:t>
      </w:r>
      <w:r w:rsidR="009E0FF6">
        <w:t xml:space="preserve"> </w:t>
      </w:r>
      <w:r w:rsidR="00F36274" w:rsidRPr="00C575A6">
        <w:t>main</w:t>
      </w:r>
      <w:r w:rsidR="009E0FF6">
        <w:t xml:space="preserve"> </w:t>
      </w:r>
      <w:r w:rsidR="00F36274" w:rsidRPr="00C575A6">
        <w:t>components.</w:t>
      </w:r>
    </w:p>
    <w:p w:rsidR="004735E1" w:rsidRPr="00C575A6" w:rsidRDefault="004735E1" w:rsidP="004735E1">
      <w:pPr>
        <w:pStyle w:val="picture"/>
      </w:pPr>
    </w:p>
    <w:p w:rsidR="005C7675" w:rsidRDefault="005C7675" w:rsidP="005C7675">
      <w:pPr>
        <w:pStyle w:val="timesnew10"/>
        <w:rPr>
          <w:i/>
          <w:sz w:val="16"/>
        </w:rPr>
      </w:pPr>
      <w:r>
        <w:t>Where:</w:t>
      </w:r>
    </w:p>
    <w:p w:rsidR="00F36274" w:rsidRPr="00F36274" w:rsidRDefault="00F36274" w:rsidP="00F36274">
      <w:pPr>
        <w:pStyle w:val="timesnew10"/>
        <w:numPr>
          <w:ilvl w:val="0"/>
          <w:numId w:val="30"/>
        </w:numPr>
      </w:pPr>
      <w:r>
        <w:t>in-line</w:t>
      </w:r>
      <w:r w:rsidR="009E0FF6">
        <w:t xml:space="preserve"> </w:t>
      </w:r>
      <w:r>
        <w:t>wrist</w:t>
      </w:r>
    </w:p>
    <w:p w:rsidR="00F36274" w:rsidRPr="00F36274" w:rsidRDefault="00F36274" w:rsidP="00F36274">
      <w:pPr>
        <w:pStyle w:val="timesnew10"/>
        <w:numPr>
          <w:ilvl w:val="0"/>
          <w:numId w:val="30"/>
        </w:numPr>
      </w:pPr>
      <w:r w:rsidRPr="00F36274">
        <w:t>arm</w:t>
      </w:r>
    </w:p>
    <w:p w:rsidR="00F36274" w:rsidRPr="00F36274" w:rsidRDefault="00F36274" w:rsidP="00F36274">
      <w:pPr>
        <w:pStyle w:val="timesnew10"/>
        <w:numPr>
          <w:ilvl w:val="0"/>
          <w:numId w:val="30"/>
        </w:numPr>
      </w:pPr>
      <w:r w:rsidRPr="00F36274">
        <w:t>link</w:t>
      </w:r>
      <w:r w:rsidR="009E0FF6">
        <w:t xml:space="preserve"> </w:t>
      </w:r>
      <w:r w:rsidRPr="00F36274">
        <w:t>arm</w:t>
      </w:r>
    </w:p>
    <w:p w:rsidR="00F36274" w:rsidRPr="00F36274" w:rsidRDefault="00F36274" w:rsidP="00F36274">
      <w:pPr>
        <w:pStyle w:val="timesnew10"/>
        <w:numPr>
          <w:ilvl w:val="0"/>
          <w:numId w:val="30"/>
        </w:numPr>
      </w:pPr>
      <w:r w:rsidRPr="00F36274">
        <w:t>rotating</w:t>
      </w:r>
      <w:r w:rsidR="009E0FF6">
        <w:t xml:space="preserve"> </w:t>
      </w:r>
      <w:r w:rsidRPr="00F36274">
        <w:t>column</w:t>
      </w:r>
    </w:p>
    <w:p w:rsidR="005C7675" w:rsidRPr="00B64488" w:rsidRDefault="00F36274" w:rsidP="00E95CE8">
      <w:pPr>
        <w:pStyle w:val="timesnew10"/>
        <w:numPr>
          <w:ilvl w:val="0"/>
          <w:numId w:val="30"/>
        </w:numPr>
      </w:pPr>
      <w:r w:rsidRPr="00F36274">
        <w:t>base</w:t>
      </w:r>
      <w:r w:rsidR="009E0FF6">
        <w:t xml:space="preserve"> </w:t>
      </w:r>
      <w:r w:rsidRPr="00F36274">
        <w:t>frame</w:t>
      </w:r>
      <w:r w:rsidR="009E0FF6">
        <w:t xml:space="preserve"> </w:t>
      </w:r>
      <w:r>
        <w:t>and</w:t>
      </w:r>
      <w:r w:rsidR="009E0FF6">
        <w:t xml:space="preserve"> </w:t>
      </w:r>
      <w:r w:rsidRPr="00F36274">
        <w:t>electrical</w:t>
      </w:r>
      <w:r w:rsidR="009E0FF6">
        <w:t xml:space="preserve"> </w:t>
      </w:r>
      <w:r w:rsidRPr="00F36274">
        <w:t>installations</w:t>
      </w:r>
    </w:p>
    <w:tbl>
      <w:tblPr>
        <w:tblW w:w="228.85pt" w:type="dxa"/>
        <w:tblInd w:w="13.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709"/>
        <w:gridCol w:w="1842"/>
        <w:gridCol w:w="2026"/>
      </w:tblGrid>
      <w:tr w:rsidR="005107A1" w:rsidRPr="005107A1" w:rsidTr="00884226">
        <w:tc>
          <w:tcPr>
            <w:tcW w:w="35.45pt" w:type="dxa"/>
            <w:shd w:val="clear" w:color="auto" w:fill="auto"/>
          </w:tcPr>
          <w:p w:rsidR="005107A1" w:rsidRPr="00884226" w:rsidRDefault="005107A1" w:rsidP="00C575A6">
            <w:pPr>
              <w:pStyle w:val="timesnew10"/>
              <w:rPr>
                <w:rFonts w:eastAsia="Times New Roman"/>
                <w:lang w:eastAsia="ru-RU"/>
              </w:rPr>
            </w:pPr>
            <w:r w:rsidRPr="00884226">
              <w:rPr>
                <w:rFonts w:eastAsia="Times New Roman"/>
                <w:lang w:eastAsia="ru-RU"/>
              </w:rPr>
              <w:t>Axis</w:t>
            </w:r>
          </w:p>
        </w:tc>
        <w:tc>
          <w:tcPr>
            <w:tcW w:w="92.10pt" w:type="dxa"/>
            <w:shd w:val="clear" w:color="auto" w:fill="auto"/>
          </w:tcPr>
          <w:p w:rsidR="005107A1" w:rsidRPr="00884226" w:rsidRDefault="005107A1" w:rsidP="00C575A6">
            <w:pPr>
              <w:pStyle w:val="timesnew10"/>
              <w:rPr>
                <w:rFonts w:eastAsia="Times New Roman"/>
                <w:lang w:eastAsia="ru-RU"/>
              </w:rPr>
            </w:pPr>
            <w:r w:rsidRPr="00884226">
              <w:rPr>
                <w:rFonts w:eastAsia="Times New Roman"/>
                <w:lang w:eastAsia="ru-RU"/>
              </w:rPr>
              <w:t>Beginning position</w:t>
            </w:r>
          </w:p>
        </w:tc>
        <w:tc>
          <w:tcPr>
            <w:tcW w:w="101.30pt" w:type="dxa"/>
            <w:shd w:val="clear" w:color="auto" w:fill="auto"/>
          </w:tcPr>
          <w:p w:rsidR="005107A1" w:rsidRPr="00884226" w:rsidRDefault="005107A1" w:rsidP="00C575A6">
            <w:pPr>
              <w:pStyle w:val="timesnew10"/>
              <w:rPr>
                <w:rFonts w:eastAsia="Times New Roman"/>
                <w:lang w:val="ru" w:eastAsia="ru-RU"/>
              </w:rPr>
            </w:pPr>
            <w:proofErr w:type="spellStart"/>
            <w:r w:rsidRPr="00884226">
              <w:rPr>
                <w:rFonts w:eastAsia="Times New Roman"/>
                <w:lang w:val="ru" w:eastAsia="ru-RU"/>
              </w:rPr>
              <w:t>Area</w:t>
            </w:r>
            <w:proofErr w:type="spellEnd"/>
            <w:r w:rsidRPr="00884226">
              <w:rPr>
                <w:rFonts w:eastAsia="Times New Roman"/>
                <w:lang w:val="ru" w:eastAsia="ru-RU"/>
              </w:rPr>
              <w:t xml:space="preserve"> </w:t>
            </w:r>
            <w:proofErr w:type="spellStart"/>
            <w:r w:rsidRPr="00884226">
              <w:rPr>
                <w:rFonts w:eastAsia="Times New Roman"/>
                <w:lang w:val="ru" w:eastAsia="ru-RU"/>
              </w:rPr>
              <w:t>of</w:t>
            </w:r>
            <w:proofErr w:type="spellEnd"/>
            <w:r w:rsidRPr="00884226">
              <w:rPr>
                <w:rFonts w:eastAsia="Times New Roman"/>
                <w:lang w:val="ru" w:eastAsia="ru-RU"/>
              </w:rPr>
              <w:t xml:space="preserve"> </w:t>
            </w:r>
            <w:proofErr w:type="spellStart"/>
            <w:r w:rsidRPr="00884226">
              <w:rPr>
                <w:rFonts w:eastAsia="Times New Roman"/>
                <w:lang w:val="ru" w:eastAsia="ru-RU"/>
              </w:rPr>
              <w:t>axis</w:t>
            </w:r>
            <w:proofErr w:type="spellEnd"/>
            <w:r w:rsidRPr="00884226">
              <w:rPr>
                <w:rFonts w:eastAsia="Times New Roman"/>
                <w:lang w:val="ru" w:eastAsia="ru-RU"/>
              </w:rPr>
              <w:t xml:space="preserve"> </w:t>
            </w:r>
            <w:proofErr w:type="spellStart"/>
            <w:r w:rsidRPr="00884226">
              <w:rPr>
                <w:rFonts w:eastAsia="Times New Roman"/>
                <w:lang w:val="ru" w:eastAsia="ru-RU"/>
              </w:rPr>
              <w:t>motions</w:t>
            </w:r>
            <w:proofErr w:type="spellEnd"/>
          </w:p>
        </w:tc>
      </w:tr>
      <w:tr w:rsidR="005107A1" w:rsidRPr="005107A1" w:rsidTr="00884226">
        <w:tc>
          <w:tcPr>
            <w:tcW w:w="35.45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A1</w:t>
            </w:r>
          </w:p>
        </w:tc>
        <w:tc>
          <w:tcPr>
            <w:tcW w:w="92.1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0°</w:t>
            </w:r>
          </w:p>
        </w:tc>
        <w:tc>
          <w:tcPr>
            <w:tcW w:w="101.3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±170°</w:t>
            </w:r>
          </w:p>
        </w:tc>
      </w:tr>
      <w:tr w:rsidR="005107A1" w:rsidRPr="005107A1" w:rsidTr="00884226">
        <w:tc>
          <w:tcPr>
            <w:tcW w:w="35.45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A2</w:t>
            </w:r>
          </w:p>
        </w:tc>
        <w:tc>
          <w:tcPr>
            <w:tcW w:w="92.1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-90°</w:t>
            </w:r>
          </w:p>
        </w:tc>
        <w:tc>
          <w:tcPr>
            <w:tcW w:w="101.3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-170 &amp; 50°</w:t>
            </w:r>
          </w:p>
        </w:tc>
      </w:tr>
      <w:tr w:rsidR="005107A1" w:rsidRPr="005107A1" w:rsidTr="00884226">
        <w:tc>
          <w:tcPr>
            <w:tcW w:w="35.45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A3</w:t>
            </w:r>
          </w:p>
        </w:tc>
        <w:tc>
          <w:tcPr>
            <w:tcW w:w="92.1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90°</w:t>
            </w:r>
          </w:p>
        </w:tc>
        <w:tc>
          <w:tcPr>
            <w:tcW w:w="101.3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-110 &amp; 155°</w:t>
            </w:r>
          </w:p>
        </w:tc>
      </w:tr>
      <w:tr w:rsidR="005107A1" w:rsidRPr="005107A1" w:rsidTr="00884226">
        <w:tc>
          <w:tcPr>
            <w:tcW w:w="35.45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A4</w:t>
            </w:r>
          </w:p>
        </w:tc>
        <w:tc>
          <w:tcPr>
            <w:tcW w:w="92.1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80°</w:t>
            </w:r>
          </w:p>
        </w:tc>
        <w:tc>
          <w:tcPr>
            <w:tcW w:w="101.3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±175°</w:t>
            </w:r>
          </w:p>
        </w:tc>
      </w:tr>
      <w:tr w:rsidR="005107A1" w:rsidRPr="005107A1" w:rsidTr="00884226">
        <w:tc>
          <w:tcPr>
            <w:tcW w:w="35.45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A5</w:t>
            </w:r>
          </w:p>
        </w:tc>
        <w:tc>
          <w:tcPr>
            <w:tcW w:w="92.1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0°</w:t>
            </w:r>
          </w:p>
        </w:tc>
        <w:tc>
          <w:tcPr>
            <w:tcW w:w="101.3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±120°</w:t>
            </w:r>
          </w:p>
        </w:tc>
      </w:tr>
      <w:tr w:rsidR="005107A1" w:rsidRPr="005107A1" w:rsidTr="00884226">
        <w:tc>
          <w:tcPr>
            <w:tcW w:w="35.45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A6</w:t>
            </w:r>
          </w:p>
        </w:tc>
        <w:tc>
          <w:tcPr>
            <w:tcW w:w="92.1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0°</w:t>
            </w:r>
          </w:p>
        </w:tc>
        <w:tc>
          <w:tcPr>
            <w:tcW w:w="101.30pt" w:type="dxa"/>
            <w:shd w:val="clear" w:color="auto" w:fill="auto"/>
          </w:tcPr>
          <w:p w:rsidR="005107A1" w:rsidRPr="00884226" w:rsidRDefault="005107A1" w:rsidP="005107A1">
            <w:pPr>
              <w:pStyle w:val="timesnew10"/>
              <w:rPr>
                <w:rFonts w:eastAsia="Times New Roman"/>
                <w:lang w:val="ru" w:eastAsia="ru-RU"/>
              </w:rPr>
            </w:pPr>
            <w:r w:rsidRPr="00884226">
              <w:rPr>
                <w:rFonts w:eastAsia="Times New Roman"/>
                <w:lang w:val="ru" w:eastAsia="ru-RU"/>
              </w:rPr>
              <w:t>±350°</w:t>
            </w:r>
          </w:p>
        </w:tc>
      </w:tr>
    </w:tbl>
    <w:p w:rsidR="002E2163" w:rsidRDefault="009E0FF6" w:rsidP="00C575A6">
      <w:pPr>
        <w:pStyle w:val="timesnew10"/>
      </w:pPr>
      <w:r>
        <w:t xml:space="preserve"> </w:t>
      </w:r>
    </w:p>
    <w:p w:rsidR="00C575A6" w:rsidRPr="00C575A6" w:rsidRDefault="009E0FF6" w:rsidP="00C575A6">
      <w:pPr>
        <w:pStyle w:val="timesnew10"/>
      </w:pPr>
      <w:r>
        <w:lastRenderedPageBreak/>
        <w:t xml:space="preserve">   </w:t>
      </w:r>
      <w:r w:rsidR="000A15E1">
        <w:t>The p</w:t>
      </w:r>
      <w:r w:rsidR="00C575A6">
        <w:t>rogramming</w:t>
      </w:r>
      <w:r>
        <w:t xml:space="preserve"> </w:t>
      </w:r>
      <w:r w:rsidR="00C575A6">
        <w:t>language</w:t>
      </w:r>
      <w:r>
        <w:t xml:space="preserve"> </w:t>
      </w:r>
      <w:r w:rsidR="00B64488">
        <w:t>of</w:t>
      </w:r>
      <w:r>
        <w:t xml:space="preserve"> </w:t>
      </w:r>
      <w:r w:rsidR="00590E63">
        <w:t xml:space="preserve">the </w:t>
      </w:r>
      <w:r w:rsidR="00B64488" w:rsidRPr="00C575A6">
        <w:t>Kuka</w:t>
      </w:r>
      <w:r>
        <w:t xml:space="preserve"> </w:t>
      </w:r>
      <w:r w:rsidR="00C575A6">
        <w:t>controller</w:t>
      </w:r>
      <w:r>
        <w:t xml:space="preserve"> </w:t>
      </w:r>
      <w:r w:rsidR="00C575A6">
        <w:t>is</w:t>
      </w:r>
      <w:r>
        <w:t xml:space="preserve"> </w:t>
      </w:r>
      <w:r w:rsidR="00C575A6" w:rsidRPr="00C2005B">
        <w:t>KRL</w:t>
      </w:r>
      <w:r>
        <w:t xml:space="preserve"> </w:t>
      </w:r>
      <w:r w:rsidR="00C575A6" w:rsidRPr="00C575A6">
        <w:t>–</w:t>
      </w:r>
      <w:r>
        <w:t xml:space="preserve"> </w:t>
      </w:r>
      <w:r w:rsidR="00C575A6" w:rsidRPr="00C2005B">
        <w:t>Kuka</w:t>
      </w:r>
      <w:r>
        <w:t xml:space="preserve"> </w:t>
      </w:r>
      <w:r w:rsidR="00C575A6" w:rsidRPr="00C2005B">
        <w:t>Robot</w:t>
      </w:r>
      <w:r>
        <w:t xml:space="preserve"> </w:t>
      </w:r>
      <w:r w:rsidR="00C575A6" w:rsidRPr="00C2005B">
        <w:t>Language</w:t>
      </w:r>
      <w:r>
        <w:t xml:space="preserve"> </w:t>
      </w:r>
      <w:r w:rsidR="00C575A6" w:rsidRPr="00C575A6">
        <w:t>(</w:t>
      </w:r>
      <w:r w:rsidR="00C575A6">
        <w:t>similar</w:t>
      </w:r>
      <w:r>
        <w:t xml:space="preserve"> </w:t>
      </w:r>
      <w:r w:rsidR="00C575A6">
        <w:t>to</w:t>
      </w:r>
      <w:r>
        <w:t xml:space="preserve"> </w:t>
      </w:r>
      <w:r w:rsidR="00C575A6">
        <w:t>Pascal</w:t>
      </w:r>
      <w:r>
        <w:t xml:space="preserve"> </w:t>
      </w:r>
      <w:r w:rsidR="00C575A6">
        <w:t>language</w:t>
      </w:r>
      <w:r w:rsidR="00C575A6" w:rsidRPr="00C575A6">
        <w:t>).</w:t>
      </w:r>
      <w:r>
        <w:t xml:space="preserve"> </w:t>
      </w:r>
      <w:r w:rsidR="00C575A6">
        <w:t>Code</w:t>
      </w:r>
      <w:r>
        <w:t xml:space="preserve"> </w:t>
      </w:r>
      <w:r w:rsidR="00C575A6">
        <w:t>located</w:t>
      </w:r>
      <w:r>
        <w:t xml:space="preserve"> </w:t>
      </w:r>
      <w:r w:rsidR="00C575A6">
        <w:t>in</w:t>
      </w:r>
      <w:r>
        <w:t xml:space="preserve"> </w:t>
      </w:r>
      <w:r w:rsidR="00C575A6">
        <w:t>two</w:t>
      </w:r>
      <w:r>
        <w:t xml:space="preserve"> </w:t>
      </w:r>
      <w:r w:rsidR="00C575A6">
        <w:t>files</w:t>
      </w:r>
      <w:r w:rsidR="00C575A6" w:rsidRPr="00C575A6">
        <w:t>:</w:t>
      </w:r>
      <w:r>
        <w:t xml:space="preserve"> </w:t>
      </w:r>
      <w:r w:rsidR="00C575A6">
        <w:t>one</w:t>
      </w:r>
      <w:r>
        <w:t xml:space="preserve"> </w:t>
      </w:r>
      <w:r w:rsidR="00C575A6">
        <w:t>with</w:t>
      </w:r>
      <w:r>
        <w:t xml:space="preserve"> </w:t>
      </w:r>
      <w:r w:rsidR="000213AC">
        <w:t xml:space="preserve">the </w:t>
      </w:r>
      <w:r w:rsidR="00C575A6">
        <w:t>dat</w:t>
      </w:r>
      <w:r w:rsidR="000213AC">
        <w:t xml:space="preserve"> file</w:t>
      </w:r>
      <w:r>
        <w:t xml:space="preserve"> </w:t>
      </w:r>
      <w:r w:rsidR="00C575A6">
        <w:t>extension</w:t>
      </w:r>
      <w:r>
        <w:t xml:space="preserve"> </w:t>
      </w:r>
      <w:r w:rsidR="00C575A6" w:rsidRPr="00C575A6">
        <w:t>(</w:t>
      </w:r>
      <w:r w:rsidR="00B95E0B">
        <w:t>here</w:t>
      </w:r>
      <w:r>
        <w:t xml:space="preserve"> </w:t>
      </w:r>
      <w:r w:rsidR="00B95E0B">
        <w:t>you</w:t>
      </w:r>
      <w:r>
        <w:t xml:space="preserve"> </w:t>
      </w:r>
      <w:r w:rsidR="00B95E0B">
        <w:t>can</w:t>
      </w:r>
      <w:r>
        <w:t xml:space="preserve"> </w:t>
      </w:r>
      <w:r w:rsidR="00B95E0B">
        <w:t>find</w:t>
      </w:r>
      <w:r>
        <w:t xml:space="preserve"> </w:t>
      </w:r>
      <w:r w:rsidR="00B95E0B">
        <w:t>variables</w:t>
      </w:r>
      <w:r w:rsidR="00C575A6" w:rsidRPr="00C575A6">
        <w:t>),</w:t>
      </w:r>
      <w:r>
        <w:t xml:space="preserve"> </w:t>
      </w:r>
      <w:r w:rsidR="00B95E0B">
        <w:t>second</w:t>
      </w:r>
      <w:r>
        <w:t xml:space="preserve"> </w:t>
      </w:r>
      <w:r w:rsidR="00B95E0B">
        <w:t>with</w:t>
      </w:r>
      <w:r w:rsidR="000C2FC6">
        <w:t xml:space="preserve"> the</w:t>
      </w:r>
      <w:r>
        <w:t xml:space="preserve"> </w:t>
      </w:r>
      <w:r w:rsidR="00C575A6">
        <w:t>src</w:t>
      </w:r>
      <w:r>
        <w:t xml:space="preserve"> </w:t>
      </w:r>
      <w:r w:rsidR="00B95E0B">
        <w:t>extension</w:t>
      </w:r>
      <w:r>
        <w:t xml:space="preserve"> </w:t>
      </w:r>
      <w:r w:rsidR="00C575A6" w:rsidRPr="00C575A6">
        <w:t>(</w:t>
      </w:r>
      <w:r w:rsidR="002F0D1E">
        <w:t>there</w:t>
      </w:r>
      <w:r>
        <w:t xml:space="preserve"> </w:t>
      </w:r>
      <w:r w:rsidR="002F0D1E">
        <w:t>are</w:t>
      </w:r>
      <w:r>
        <w:t xml:space="preserve"> </w:t>
      </w:r>
      <w:r w:rsidR="00B95E0B">
        <w:t>commands</w:t>
      </w:r>
      <w:r w:rsidR="00C575A6" w:rsidRPr="00C575A6">
        <w:t>).</w:t>
      </w:r>
    </w:p>
    <w:p w:rsidR="00C575A6" w:rsidRPr="00B95E0B" w:rsidRDefault="009E0FF6" w:rsidP="00C575A6">
      <w:pPr>
        <w:pStyle w:val="timesnew10"/>
      </w:pPr>
      <w:r>
        <w:t xml:space="preserve">    </w:t>
      </w:r>
      <w:r w:rsidR="00B95E0B" w:rsidRPr="00B95E0B">
        <w:t>In</w:t>
      </w:r>
      <w:r>
        <w:t xml:space="preserve"> </w:t>
      </w:r>
      <w:r w:rsidR="00C575A6">
        <w:t>KRL</w:t>
      </w:r>
      <w:r>
        <w:t xml:space="preserve"> </w:t>
      </w:r>
      <w:r w:rsidR="00B95E0B">
        <w:t>you</w:t>
      </w:r>
      <w:r>
        <w:t xml:space="preserve"> </w:t>
      </w:r>
      <w:r w:rsidR="00B95E0B">
        <w:t>can</w:t>
      </w:r>
      <w:r>
        <w:t xml:space="preserve"> </w:t>
      </w:r>
      <w:r w:rsidR="00B95E0B">
        <w:t>set</w:t>
      </w:r>
      <w:r>
        <w:t xml:space="preserve"> </w:t>
      </w:r>
      <w:r w:rsidR="009D0F6F">
        <w:t xml:space="preserve">a </w:t>
      </w:r>
      <w:r w:rsidR="00B95E0B">
        <w:t>different</w:t>
      </w:r>
      <w:r>
        <w:t xml:space="preserve"> </w:t>
      </w:r>
      <w:r w:rsidR="00B95E0B">
        <w:t>kind</w:t>
      </w:r>
      <w:r>
        <w:t xml:space="preserve"> </w:t>
      </w:r>
      <w:r w:rsidR="00B95E0B">
        <w:t>of</w:t>
      </w:r>
      <w:r>
        <w:t xml:space="preserve"> </w:t>
      </w:r>
      <w:r w:rsidR="00B95E0B">
        <w:t>motions</w:t>
      </w:r>
      <w:r w:rsidR="00C575A6" w:rsidRPr="00B95E0B">
        <w:t>:</w:t>
      </w:r>
    </w:p>
    <w:p w:rsidR="00C575A6" w:rsidRPr="00713BE1" w:rsidRDefault="00C575A6" w:rsidP="005A27B4">
      <w:pPr>
        <w:pStyle w:val="timesnew10"/>
        <w:numPr>
          <w:ilvl w:val="0"/>
          <w:numId w:val="40"/>
        </w:numPr>
      </w:pPr>
      <w:r w:rsidRPr="00C2005B">
        <w:t>PTP</w:t>
      </w:r>
      <w:r w:rsidR="009E0FF6">
        <w:t xml:space="preserve"> </w:t>
      </w:r>
      <w:r w:rsidRPr="00713BE1">
        <w:t>(</w:t>
      </w:r>
      <w:r w:rsidRPr="00C2005B">
        <w:t>Point</w:t>
      </w:r>
      <w:r w:rsidR="009E0FF6">
        <w:t xml:space="preserve"> </w:t>
      </w:r>
      <w:r w:rsidRPr="00C2005B">
        <w:t>to</w:t>
      </w:r>
      <w:r w:rsidR="009E0FF6">
        <w:t xml:space="preserve"> </w:t>
      </w:r>
      <w:r w:rsidRPr="00C2005B">
        <w:t>Point</w:t>
      </w:r>
      <w:r w:rsidRPr="00713BE1">
        <w:t>)</w:t>
      </w:r>
    </w:p>
    <w:p w:rsidR="00C575A6" w:rsidRPr="00713BE1" w:rsidRDefault="00C575A6" w:rsidP="005A27B4">
      <w:pPr>
        <w:pStyle w:val="timesnew10"/>
        <w:numPr>
          <w:ilvl w:val="0"/>
          <w:numId w:val="40"/>
        </w:numPr>
      </w:pPr>
      <w:r w:rsidRPr="00C2005B">
        <w:t>LIN</w:t>
      </w:r>
      <w:r w:rsidRPr="00713BE1">
        <w:t>(</w:t>
      </w:r>
      <w:r w:rsidRPr="00C2005B">
        <w:t>Linear</w:t>
      </w:r>
      <w:r w:rsidRPr="00713BE1">
        <w:t>)</w:t>
      </w:r>
    </w:p>
    <w:p w:rsidR="00C575A6" w:rsidRPr="00ED7180" w:rsidRDefault="00C575A6" w:rsidP="00672368">
      <w:pPr>
        <w:pStyle w:val="timesnew10"/>
        <w:numPr>
          <w:ilvl w:val="0"/>
          <w:numId w:val="40"/>
        </w:numPr>
        <w:rPr>
          <w:i/>
        </w:rPr>
      </w:pPr>
      <w:r w:rsidRPr="00C2005B">
        <w:t>SPLINE</w:t>
      </w:r>
      <w:r w:rsidR="00672368" w:rsidRPr="00672368">
        <w:t xml:space="preserve"> (</w:t>
      </w:r>
      <w:r w:rsidR="00672368">
        <w:t>linear moves and another splines can be inside)</w:t>
      </w:r>
    </w:p>
    <w:p w:rsidR="00C575A6" w:rsidRPr="005F16CE" w:rsidRDefault="00C575A6" w:rsidP="005A27B4">
      <w:pPr>
        <w:pStyle w:val="timesnew10"/>
        <w:numPr>
          <w:ilvl w:val="0"/>
          <w:numId w:val="40"/>
        </w:numPr>
      </w:pPr>
      <w:r w:rsidRPr="00C2005B">
        <w:t>CIRC</w:t>
      </w:r>
      <w:r w:rsidRPr="005F16CE">
        <w:t>(</w:t>
      </w:r>
      <w:r w:rsidRPr="00C2005B">
        <w:t>circle</w:t>
      </w:r>
      <w:r w:rsidRPr="005F16CE">
        <w:t>)</w:t>
      </w:r>
    </w:p>
    <w:p w:rsidR="00672368" w:rsidRPr="00ED7180" w:rsidRDefault="00672368" w:rsidP="00672368">
      <w:pPr>
        <w:pStyle w:val="timesnew10"/>
      </w:pPr>
      <w:r>
        <w:t>Y</w:t>
      </w:r>
      <w:r w:rsidR="00B95E0B">
        <w:t>ou</w:t>
      </w:r>
      <w:r w:rsidR="009E0FF6">
        <w:t xml:space="preserve"> </w:t>
      </w:r>
      <w:r w:rsidR="00B95E0B">
        <w:t>can</w:t>
      </w:r>
      <w:r w:rsidR="009E0FF6">
        <w:t xml:space="preserve"> </w:t>
      </w:r>
      <w:r w:rsidR="00B95E0B">
        <w:t>declare</w:t>
      </w:r>
      <w:r w:rsidR="009E0FF6">
        <w:t xml:space="preserve"> </w:t>
      </w:r>
      <w:r w:rsidR="00B95E0B">
        <w:t>variables</w:t>
      </w:r>
      <w:r w:rsidRPr="00672368">
        <w:t xml:space="preserve">, </w:t>
      </w:r>
      <w:r>
        <w:t>arrays and structures</w:t>
      </w:r>
      <w:r w:rsidR="009E0FF6">
        <w:t xml:space="preserve"> </w:t>
      </w:r>
      <w:r>
        <w:t>a</w:t>
      </w:r>
      <w:r w:rsidR="008B4FC9">
        <w:t>nd</w:t>
      </w:r>
      <w:r>
        <w:t xml:space="preserve"> use many </w:t>
      </w:r>
      <w:r w:rsidR="008B4FC9">
        <w:t>other</w:t>
      </w:r>
      <w:r w:rsidR="009E0FF6">
        <w:t xml:space="preserve"> </w:t>
      </w:r>
      <w:r w:rsidR="008B4FC9">
        <w:t>things</w:t>
      </w:r>
      <w:r>
        <w:t xml:space="preserve"> like loops, logical and arithmetic operations</w:t>
      </w:r>
      <w:r w:rsidR="008B4FC9" w:rsidRPr="008B4FC9">
        <w:t>.</w:t>
      </w:r>
    </w:p>
    <w:p w:rsidR="005F2BC8" w:rsidRPr="00ED7180" w:rsidRDefault="005F2BC8" w:rsidP="002565F7">
      <w:pPr>
        <w:pStyle w:val="code"/>
      </w:pPr>
    </w:p>
    <w:p w:rsidR="009303D9" w:rsidRDefault="00FF2A49" w:rsidP="006578D5">
      <w:pPr>
        <w:pStyle w:val="1"/>
      </w:pPr>
      <w:r w:rsidRPr="001453F6">
        <w:t>Creating</w:t>
      </w:r>
      <w:r w:rsidR="009E0FF6">
        <w:t xml:space="preserve"> </w:t>
      </w:r>
      <w:r w:rsidRPr="001453F6">
        <w:t>and</w:t>
      </w:r>
      <w:r w:rsidR="009E0FF6">
        <w:t xml:space="preserve"> </w:t>
      </w:r>
      <w:r w:rsidRPr="001453F6">
        <w:t>debugging</w:t>
      </w:r>
      <w:r w:rsidR="009E0FF6">
        <w:t xml:space="preserve"> </w:t>
      </w:r>
      <w:r w:rsidRPr="001453F6">
        <w:t>algorithm,</w:t>
      </w:r>
      <w:r w:rsidR="009E0FF6">
        <w:t xml:space="preserve"> </w:t>
      </w:r>
      <w:r w:rsidRPr="001453F6">
        <w:t>which</w:t>
      </w:r>
      <w:r w:rsidR="009E0FF6">
        <w:t xml:space="preserve"> </w:t>
      </w:r>
      <w:r w:rsidRPr="001453F6">
        <w:t>will</w:t>
      </w:r>
      <w:r w:rsidR="009E0FF6">
        <w:t xml:space="preserve"> </w:t>
      </w:r>
      <w:r w:rsidRPr="001453F6">
        <w:t>translate</w:t>
      </w:r>
      <w:r w:rsidR="009E0FF6">
        <w:t xml:space="preserve"> </w:t>
      </w:r>
      <w:r w:rsidRPr="001453F6">
        <w:t>image's</w:t>
      </w:r>
      <w:r w:rsidR="009E0FF6">
        <w:t xml:space="preserve"> </w:t>
      </w:r>
      <w:r>
        <w:t>pixels,</w:t>
      </w:r>
      <w:r w:rsidR="009E0FF6">
        <w:t xml:space="preserve"> </w:t>
      </w:r>
      <w:r>
        <w:t>taken</w:t>
      </w:r>
      <w:r w:rsidR="009E0FF6">
        <w:t xml:space="preserve"> </w:t>
      </w:r>
      <w:r>
        <w:t>using</w:t>
      </w:r>
      <w:r w:rsidR="009E0FF6">
        <w:t xml:space="preserve"> </w:t>
      </w:r>
      <w:r w:rsidR="00EC432C">
        <w:t>webcam</w:t>
      </w:r>
      <w:r w:rsidR="006D2187">
        <w:t>,</w:t>
      </w:r>
      <w:r w:rsidR="009E0FF6">
        <w:t xml:space="preserve"> </w:t>
      </w:r>
      <w:r w:rsidR="006D2187">
        <w:t>into</w:t>
      </w:r>
      <w:r w:rsidR="009E0FF6">
        <w:t xml:space="preserve"> </w:t>
      </w:r>
      <w:r>
        <w:t>the</w:t>
      </w:r>
      <w:r w:rsidR="009E0FF6">
        <w:t xml:space="preserve"> </w:t>
      </w:r>
      <w:r>
        <w:t>set</w:t>
      </w:r>
      <w:r w:rsidR="009E0FF6">
        <w:t xml:space="preserve"> </w:t>
      </w:r>
      <w:r>
        <w:t>of</w:t>
      </w:r>
      <w:r w:rsidR="009E0FF6">
        <w:t xml:space="preserve"> </w:t>
      </w:r>
      <w:r w:rsidRPr="001453F6">
        <w:t>pair</w:t>
      </w:r>
      <w:r w:rsidR="009E0FF6">
        <w:t xml:space="preserve"> </w:t>
      </w:r>
      <w:r w:rsidRPr="001453F6">
        <w:t>of</w:t>
      </w:r>
      <w:r w:rsidR="009E0FF6">
        <w:t xml:space="preserve"> </w:t>
      </w:r>
      <w:r w:rsidRPr="001453F6">
        <w:t>points</w:t>
      </w:r>
      <w:r w:rsidR="009E0FF6">
        <w:t xml:space="preserve"> </w:t>
      </w:r>
      <w:r w:rsidRPr="001453F6">
        <w:t>which</w:t>
      </w:r>
      <w:r w:rsidR="009E0FF6">
        <w:t xml:space="preserve"> </w:t>
      </w:r>
      <w:r w:rsidRPr="001453F6">
        <w:t>will</w:t>
      </w:r>
      <w:r w:rsidR="009E0FF6">
        <w:t xml:space="preserve"> </w:t>
      </w:r>
      <w:r w:rsidRPr="001453F6">
        <w:t>represent</w:t>
      </w:r>
      <w:r w:rsidR="009E0FF6">
        <w:t xml:space="preserve"> </w:t>
      </w:r>
      <w:r w:rsidRPr="001453F6">
        <w:t>image's</w:t>
      </w:r>
      <w:r w:rsidR="009E0FF6">
        <w:t xml:space="preserve"> </w:t>
      </w:r>
      <w:r w:rsidRPr="001453F6">
        <w:t>contour's</w:t>
      </w:r>
      <w:r w:rsidR="009E0FF6">
        <w:t xml:space="preserve"> </w:t>
      </w:r>
      <w:r w:rsidRPr="001453F6">
        <w:t>splines.</w:t>
      </w:r>
    </w:p>
    <w:p w:rsidR="00FF2A49" w:rsidRDefault="00FF2A49" w:rsidP="00FF2A49">
      <w:r>
        <w:t>Firstly,</w:t>
      </w:r>
      <w:r w:rsidR="009E0FF6">
        <w:t xml:space="preserve"> </w:t>
      </w:r>
      <w:r>
        <w:t>using</w:t>
      </w:r>
      <w:r w:rsidR="009E0FF6">
        <w:t xml:space="preserve"> </w:t>
      </w:r>
      <w:r>
        <w:t>canny</w:t>
      </w:r>
      <w:r w:rsidR="009E0FF6">
        <w:t xml:space="preserve"> </w:t>
      </w:r>
      <w:r>
        <w:t>algorithms</w:t>
      </w:r>
      <w:r w:rsidR="009E0FF6">
        <w:t xml:space="preserve"> </w:t>
      </w:r>
      <w:r>
        <w:t>we</w:t>
      </w:r>
      <w:r w:rsidR="009E0FF6">
        <w:t xml:space="preserve"> </w:t>
      </w:r>
      <w:r>
        <w:t>w</w:t>
      </w:r>
      <w:r w:rsidR="003E0810">
        <w:t>ill</w:t>
      </w:r>
      <w:r w:rsidR="009E0FF6">
        <w:t xml:space="preserve"> </w:t>
      </w:r>
      <w:r w:rsidR="003E0810">
        <w:t>get</w:t>
      </w:r>
      <w:r w:rsidR="009E0FF6">
        <w:t xml:space="preserve"> </w:t>
      </w:r>
      <w:r w:rsidR="003E0810">
        <w:t>contours</w:t>
      </w:r>
      <w:r w:rsidR="009E0FF6">
        <w:t xml:space="preserve"> </w:t>
      </w:r>
      <w:r w:rsidR="003E0810">
        <w:t>of</w:t>
      </w:r>
      <w:r w:rsidR="009E0FF6">
        <w:t xml:space="preserve"> </w:t>
      </w:r>
      <w:r w:rsidR="003E0810">
        <w:t>the</w:t>
      </w:r>
      <w:r w:rsidR="009E0FF6">
        <w:t xml:space="preserve"> </w:t>
      </w:r>
      <w:r w:rsidR="003E0810">
        <w:t>picture</w:t>
      </w:r>
      <w:r w:rsidR="009E0FF6">
        <w:t xml:space="preserve"> </w:t>
      </w:r>
      <w:r>
        <w:t>with</w:t>
      </w:r>
      <w:r w:rsidR="009E0FF6">
        <w:t xml:space="preserve"> </w:t>
      </w:r>
      <w:r>
        <w:t>width</w:t>
      </w:r>
      <w:r w:rsidR="009E0FF6">
        <w:t xml:space="preserve"> </w:t>
      </w:r>
      <w:r>
        <w:t>equals</w:t>
      </w:r>
      <w:r w:rsidR="009E0FF6">
        <w:t xml:space="preserve"> </w:t>
      </w:r>
      <w:r>
        <w:t>one</w:t>
      </w:r>
      <w:r w:rsidR="009E0FF6">
        <w:t xml:space="preserve"> </w:t>
      </w:r>
      <w:r w:rsidR="00D65A5A">
        <w:t>pixel</w:t>
      </w:r>
      <w:r>
        <w:t>.</w:t>
      </w:r>
      <w:r w:rsidR="009E0FF6">
        <w:t xml:space="preserve"> </w:t>
      </w:r>
      <w:r>
        <w:t>Short</w:t>
      </w:r>
      <w:r w:rsidR="009E0FF6">
        <w:t xml:space="preserve"> </w:t>
      </w:r>
      <w:r>
        <w:t>explanation:</w:t>
      </w:r>
    </w:p>
    <w:p w:rsidR="007D52F7" w:rsidRPr="006D2187" w:rsidRDefault="00FF2A49" w:rsidP="002565F7">
      <w:pPr>
        <w:pStyle w:val="aa"/>
        <w:numPr>
          <w:ilvl w:val="0"/>
          <w:numId w:val="31"/>
        </w:numPr>
      </w:pPr>
      <w:r>
        <w:t>Prepare</w:t>
      </w:r>
      <w:r w:rsidR="009E0FF6">
        <w:t xml:space="preserve"> </w:t>
      </w:r>
      <w:r w:rsidR="003E0810">
        <w:t>image</w:t>
      </w:r>
      <w:r w:rsidR="009E0FF6">
        <w:t xml:space="preserve"> </w:t>
      </w:r>
      <w:r w:rsidR="003E0810">
        <w:t>(see</w:t>
      </w:r>
      <w:r w:rsidR="009E0FF6">
        <w:t xml:space="preserve"> </w:t>
      </w:r>
      <w:r w:rsidR="00D65A5A">
        <w:t>fig.</w:t>
      </w:r>
      <w:r w:rsidR="009E0FF6">
        <w:t xml:space="preserve"> </w:t>
      </w:r>
      <w:r w:rsidR="0058739C">
        <w:t>2</w:t>
      </w:r>
      <w:r w:rsidR="003E0810">
        <w:t>)</w:t>
      </w:r>
      <w:r w:rsidR="009E0FF6">
        <w:t xml:space="preserve"> </w:t>
      </w:r>
      <w:r>
        <w:t>using</w:t>
      </w:r>
      <w:r w:rsidR="009E0FF6">
        <w:t xml:space="preserve"> </w:t>
      </w:r>
      <w:r>
        <w:t>openCV</w:t>
      </w:r>
      <w:r w:rsidR="009E0FF6">
        <w:t xml:space="preserve"> </w:t>
      </w:r>
      <w:r>
        <w:t>library:</w:t>
      </w:r>
    </w:p>
    <w:p w:rsidR="007D52F7" w:rsidRDefault="002565F7" w:rsidP="002565F7">
      <w:pPr>
        <w:pStyle w:val="code"/>
      </w:pPr>
      <w:r>
        <w:rPr>
          <w:color w:val="800080"/>
        </w:rPr>
        <w:t>cv</w:t>
      </w:r>
      <w:r>
        <w:t>::</w:t>
      </w:r>
      <w:r>
        <w:rPr>
          <w:color w:val="800080"/>
        </w:rPr>
        <w:t>Mat</w:t>
      </w:r>
      <w:r w:rsidR="009E0FF6">
        <w:rPr>
          <w:color w:val="C0C0C0"/>
        </w:rPr>
        <w:t xml:space="preserve"> </w:t>
      </w:r>
      <w:proofErr w:type="spellStart"/>
      <w:r>
        <w:rPr>
          <w:color w:val="092E64"/>
        </w:rPr>
        <w:t>imgOrig</w:t>
      </w:r>
      <w:proofErr w:type="spellEnd"/>
      <w:r>
        <w:t>=</w:t>
      </w:r>
      <w:r>
        <w:rPr>
          <w:color w:val="800080"/>
        </w:rPr>
        <w:t>cv</w:t>
      </w:r>
      <w:r>
        <w:t>::</w:t>
      </w:r>
      <w:proofErr w:type="spellStart"/>
      <w:r>
        <w:rPr>
          <w:color w:val="00677C"/>
        </w:rPr>
        <w:t>imread</w:t>
      </w:r>
      <w:proofErr w:type="spellEnd"/>
      <w:r>
        <w:t>(</w:t>
      </w:r>
      <w:proofErr w:type="spellStart"/>
      <w:r>
        <w:t>absolutePath</w:t>
      </w:r>
      <w:r w:rsidRPr="00930D8C">
        <w:rPr>
          <w:color w:val="00677C"/>
        </w:rPr>
        <w:t>+</w:t>
      </w:r>
      <w:r w:rsidRPr="00930D8C">
        <w:rPr>
          <w:color w:val="008000"/>
        </w:rPr>
        <w:t>"</w:t>
      </w:r>
      <w:r w:rsidR="00EC1DFD" w:rsidRPr="00930D8C">
        <w:rPr>
          <w:color w:val="008000"/>
        </w:rPr>
        <w:t>image</w:t>
      </w:r>
      <w:r w:rsidRPr="00930D8C">
        <w:rPr>
          <w:color w:val="008000"/>
        </w:rPr>
        <w:t>.jpg</w:t>
      </w:r>
      <w:proofErr w:type="spellEnd"/>
      <w:r w:rsidRPr="00930D8C">
        <w:rPr>
          <w:color w:val="008000"/>
        </w:rPr>
        <w:t>"</w:t>
      </w:r>
      <w:r w:rsidR="00A77EAB" w:rsidRPr="00930D8C">
        <w:t>);</w:t>
      </w:r>
    </w:p>
    <w:p w:rsidR="00880E43" w:rsidRPr="007C02E5" w:rsidRDefault="00524533" w:rsidP="007C02E5">
      <w:pPr>
        <w:pStyle w:val="picture"/>
      </w:pPr>
      <w:r w:rsidRPr="00884226">
        <w:rPr>
          <w:noProof/>
          <w:lang w:val="ru-RU"/>
        </w:rPr>
        <w:drawing>
          <wp:inline distT="0" distB="0" distL="0" distR="0">
            <wp:extent cx="1990725" cy="1990725"/>
            <wp:effectExtent l="0" t="0" r="0" b="0"/>
            <wp:docPr id="2" name="Рисунок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880E43" w:rsidRPr="007C02E5" w:rsidRDefault="009E0FF6" w:rsidP="007C02E5">
      <w:pPr>
        <w:pStyle w:val="picture"/>
      </w:pPr>
      <w:r>
        <w:t xml:space="preserve">           </w:t>
      </w:r>
      <w:r w:rsidR="00EB6575">
        <w:t>Figure</w:t>
      </w:r>
      <w:r>
        <w:t xml:space="preserve"> </w:t>
      </w:r>
      <w:r w:rsidR="006B6762">
        <w:t>2</w:t>
      </w:r>
      <w:r w:rsidR="00FF2A49" w:rsidRPr="007C02E5">
        <w:t>.</w:t>
      </w:r>
      <w:r>
        <w:t xml:space="preserve"> </w:t>
      </w:r>
      <w:r w:rsidR="00FF2A49" w:rsidRPr="007C02E5">
        <w:t>Initial</w:t>
      </w:r>
      <w:r>
        <w:t xml:space="preserve"> </w:t>
      </w:r>
      <w:r w:rsidR="00B53545" w:rsidRPr="007C02E5">
        <w:t>image</w:t>
      </w:r>
    </w:p>
    <w:p w:rsidR="00880E43" w:rsidRDefault="00880E43" w:rsidP="00880E43">
      <w:pPr>
        <w:pStyle w:val="aa"/>
        <w:numPr>
          <w:ilvl w:val="0"/>
          <w:numId w:val="31"/>
        </w:numPr>
      </w:pPr>
      <w:r>
        <w:t>convert</w:t>
      </w:r>
      <w:r w:rsidR="009E0FF6">
        <w:t xml:space="preserve"> </w:t>
      </w:r>
      <w:r>
        <w:t>RGB</w:t>
      </w:r>
      <w:r w:rsidR="009E0FF6">
        <w:t xml:space="preserve"> </w:t>
      </w:r>
      <w:r>
        <w:t>image</w:t>
      </w:r>
      <w:r w:rsidR="009E0FF6">
        <w:t xml:space="preserve"> </w:t>
      </w:r>
      <w:r>
        <w:t>into</w:t>
      </w:r>
      <w:r w:rsidR="009E0FF6">
        <w:t xml:space="preserve"> </w:t>
      </w:r>
      <w:r w:rsidRPr="00C2005B">
        <w:t>grayscale</w:t>
      </w:r>
    </w:p>
    <w:p w:rsidR="00880E43" w:rsidRDefault="00880E43" w:rsidP="00880E43">
      <w:pPr>
        <w:pStyle w:val="aa"/>
        <w:jc w:val="start"/>
        <w:rPr>
          <w:noProof/>
        </w:rPr>
      </w:pPr>
      <w:r>
        <w:t>all</w:t>
      </w:r>
      <w:r w:rsidR="009E0FF6">
        <w:t xml:space="preserve"> </w:t>
      </w:r>
      <w:r>
        <w:t>methods:</w:t>
      </w:r>
    </w:p>
    <w:p w:rsidR="00880E43" w:rsidRPr="00880E43" w:rsidRDefault="009E0FF6" w:rsidP="00880E43">
      <w:pPr>
        <w:pStyle w:val="aa"/>
        <w:numPr>
          <w:ilvl w:val="0"/>
          <w:numId w:val="33"/>
        </w:numPr>
        <w:jc w:val="start"/>
        <w:rPr>
          <w:noProof/>
        </w:rPr>
      </w:pPr>
      <w:r>
        <w:t xml:space="preserve"> </w:t>
      </w:r>
      <w:r w:rsidR="00880E43" w:rsidRPr="00880E43">
        <w:t>(</w:t>
      </w:r>
      <w:r w:rsidR="00880E43" w:rsidRPr="00880E43">
        <w:rPr>
          <w:shd w:val="clear" w:color="auto" w:fill="FFFFFF"/>
        </w:rPr>
        <w:t>(</w:t>
      </w:r>
      <w:r w:rsidR="00880E43" w:rsidRPr="00CC21A8">
        <w:rPr>
          <w:shd w:val="clear" w:color="auto" w:fill="FFFFFF"/>
        </w:rPr>
        <w:t>R</w:t>
      </w:r>
      <w:r>
        <w:rPr>
          <w:shd w:val="clear" w:color="auto" w:fill="FFFFFF"/>
        </w:rPr>
        <w:t xml:space="preserve"> </w:t>
      </w:r>
      <w:r w:rsidR="00880E43" w:rsidRPr="00880E43">
        <w:rPr>
          <w:shd w:val="clear" w:color="auto" w:fill="FFFFFF"/>
        </w:rPr>
        <w:t>+</w:t>
      </w:r>
      <w:r>
        <w:rPr>
          <w:shd w:val="clear" w:color="auto" w:fill="FFFFFF"/>
        </w:rPr>
        <w:t xml:space="preserve"> </w:t>
      </w:r>
      <w:r w:rsidR="00880E43" w:rsidRPr="00CC21A8">
        <w:rPr>
          <w:shd w:val="clear" w:color="auto" w:fill="FFFFFF"/>
        </w:rPr>
        <w:t>G</w:t>
      </w:r>
      <w:r>
        <w:rPr>
          <w:shd w:val="clear" w:color="auto" w:fill="FFFFFF"/>
        </w:rPr>
        <w:t xml:space="preserve"> </w:t>
      </w:r>
      <w:r w:rsidR="00880E43" w:rsidRPr="00880E43">
        <w:rPr>
          <w:shd w:val="clear" w:color="auto" w:fill="FFFFFF"/>
        </w:rPr>
        <w:t>+</w:t>
      </w:r>
      <w:r>
        <w:rPr>
          <w:shd w:val="clear" w:color="auto" w:fill="FFFFFF"/>
        </w:rPr>
        <w:t xml:space="preserve"> </w:t>
      </w:r>
      <w:r w:rsidR="00880E43" w:rsidRPr="00CC21A8">
        <w:rPr>
          <w:shd w:val="clear" w:color="auto" w:fill="FFFFFF"/>
        </w:rPr>
        <w:t>B</w:t>
      </w:r>
      <w:r w:rsidR="00880E43" w:rsidRPr="00880E43">
        <w:rPr>
          <w:shd w:val="clear" w:color="auto" w:fill="FFFFFF"/>
        </w:rPr>
        <w:t>)</w:t>
      </w:r>
      <w:r>
        <w:rPr>
          <w:shd w:val="clear" w:color="auto" w:fill="FFFFFF"/>
        </w:rPr>
        <w:t xml:space="preserve"> </w:t>
      </w:r>
      <w:r w:rsidR="00880E43" w:rsidRPr="00880E43">
        <w:rPr>
          <w:shd w:val="clear" w:color="auto" w:fill="FFFFFF"/>
        </w:rPr>
        <w:t>/</w:t>
      </w:r>
      <w:r>
        <w:rPr>
          <w:shd w:val="clear" w:color="auto" w:fill="FFFFFF"/>
        </w:rPr>
        <w:t xml:space="preserve"> </w:t>
      </w:r>
      <w:r w:rsidR="00880E43" w:rsidRPr="00880E43">
        <w:rPr>
          <w:shd w:val="clear" w:color="auto" w:fill="FFFFFF"/>
        </w:rPr>
        <w:t>3</w:t>
      </w:r>
      <w:r>
        <w:rPr>
          <w:noProof/>
        </w:rPr>
        <w:t xml:space="preserve"> </w:t>
      </w:r>
    </w:p>
    <w:p w:rsidR="00880E43" w:rsidRPr="008E440F" w:rsidRDefault="00880E43" w:rsidP="00880E43">
      <w:pPr>
        <w:pStyle w:val="aa"/>
        <w:numPr>
          <w:ilvl w:val="0"/>
          <w:numId w:val="33"/>
        </w:numPr>
        <w:jc w:val="start"/>
        <w:rPr>
          <w:shd w:val="clear" w:color="auto" w:fill="FFFFFF"/>
          <w:lang w:val="sv-SE"/>
        </w:rPr>
      </w:pPr>
      <w:r w:rsidRPr="008E440F">
        <w:rPr>
          <w:shd w:val="clear" w:color="auto" w:fill="FFFFFF"/>
          <w:lang w:val="sv-SE"/>
        </w:rPr>
        <w:t>(max</w:t>
      </w:r>
      <w:r w:rsidR="009E0FF6" w:rsidRPr="008E440F">
        <w:rPr>
          <w:shd w:val="clear" w:color="auto" w:fill="FFFFFF"/>
          <w:lang w:val="sv-SE"/>
        </w:rPr>
        <w:t xml:space="preserve"> </w:t>
      </w:r>
      <w:r w:rsidRPr="008E440F">
        <w:rPr>
          <w:shd w:val="clear" w:color="auto" w:fill="FFFFFF"/>
          <w:lang w:val="sv-SE"/>
        </w:rPr>
        <w:t>(R,</w:t>
      </w:r>
      <w:r w:rsidR="009E0FF6" w:rsidRPr="008E440F">
        <w:rPr>
          <w:shd w:val="clear" w:color="auto" w:fill="FFFFFF"/>
          <w:lang w:val="sv-SE"/>
        </w:rPr>
        <w:t xml:space="preserve"> </w:t>
      </w:r>
      <w:r w:rsidRPr="008E440F">
        <w:rPr>
          <w:shd w:val="clear" w:color="auto" w:fill="FFFFFF"/>
          <w:lang w:val="sv-SE"/>
        </w:rPr>
        <w:t>G,</w:t>
      </w:r>
      <w:r w:rsidR="009E0FF6" w:rsidRPr="008E440F">
        <w:rPr>
          <w:shd w:val="clear" w:color="auto" w:fill="FFFFFF"/>
          <w:lang w:val="sv-SE"/>
        </w:rPr>
        <w:t xml:space="preserve"> </w:t>
      </w:r>
      <w:r w:rsidRPr="008E440F">
        <w:rPr>
          <w:shd w:val="clear" w:color="auto" w:fill="FFFFFF"/>
          <w:lang w:val="sv-SE"/>
        </w:rPr>
        <w:t>B)</w:t>
      </w:r>
      <w:r w:rsidR="009E0FF6" w:rsidRPr="008E440F">
        <w:rPr>
          <w:shd w:val="clear" w:color="auto" w:fill="FFFFFF"/>
          <w:lang w:val="sv-SE"/>
        </w:rPr>
        <w:t xml:space="preserve"> </w:t>
      </w:r>
      <w:r w:rsidRPr="008E440F">
        <w:rPr>
          <w:shd w:val="clear" w:color="auto" w:fill="FFFFFF"/>
          <w:lang w:val="sv-SE"/>
        </w:rPr>
        <w:t>+</w:t>
      </w:r>
      <w:r w:rsidR="009E0FF6" w:rsidRPr="008E440F">
        <w:rPr>
          <w:shd w:val="clear" w:color="auto" w:fill="FFFFFF"/>
          <w:lang w:val="sv-SE"/>
        </w:rPr>
        <w:t xml:space="preserve"> </w:t>
      </w:r>
      <w:r w:rsidRPr="008E440F">
        <w:rPr>
          <w:shd w:val="clear" w:color="auto" w:fill="FFFFFF"/>
          <w:lang w:val="sv-SE"/>
        </w:rPr>
        <w:t>min</w:t>
      </w:r>
      <w:r w:rsidR="009E0FF6" w:rsidRPr="008E440F">
        <w:rPr>
          <w:shd w:val="clear" w:color="auto" w:fill="FFFFFF"/>
          <w:lang w:val="sv-SE"/>
        </w:rPr>
        <w:t xml:space="preserve"> </w:t>
      </w:r>
      <w:r w:rsidRPr="008E440F">
        <w:rPr>
          <w:shd w:val="clear" w:color="auto" w:fill="FFFFFF"/>
          <w:lang w:val="sv-SE"/>
        </w:rPr>
        <w:t>(R,</w:t>
      </w:r>
      <w:r w:rsidR="009E0FF6" w:rsidRPr="008E440F">
        <w:rPr>
          <w:shd w:val="clear" w:color="auto" w:fill="FFFFFF"/>
          <w:lang w:val="sv-SE"/>
        </w:rPr>
        <w:t xml:space="preserve"> </w:t>
      </w:r>
      <w:r w:rsidRPr="008E440F">
        <w:rPr>
          <w:shd w:val="clear" w:color="auto" w:fill="FFFFFF"/>
          <w:lang w:val="sv-SE"/>
        </w:rPr>
        <w:t>G,</w:t>
      </w:r>
      <w:r w:rsidR="009E0FF6" w:rsidRPr="008E440F">
        <w:rPr>
          <w:shd w:val="clear" w:color="auto" w:fill="FFFFFF"/>
          <w:lang w:val="sv-SE"/>
        </w:rPr>
        <w:t xml:space="preserve"> </w:t>
      </w:r>
      <w:r w:rsidRPr="008E440F">
        <w:rPr>
          <w:shd w:val="clear" w:color="auto" w:fill="FFFFFF"/>
          <w:lang w:val="sv-SE"/>
        </w:rPr>
        <w:t>B))</w:t>
      </w:r>
      <w:r w:rsidR="009E0FF6" w:rsidRPr="008E440F">
        <w:rPr>
          <w:shd w:val="clear" w:color="auto" w:fill="FFFFFF"/>
          <w:lang w:val="sv-SE"/>
        </w:rPr>
        <w:t xml:space="preserve"> </w:t>
      </w:r>
      <w:r w:rsidRPr="008E440F">
        <w:rPr>
          <w:shd w:val="clear" w:color="auto" w:fill="FFFFFF"/>
          <w:lang w:val="sv-SE"/>
        </w:rPr>
        <w:t>/</w:t>
      </w:r>
      <w:r w:rsidR="009E0FF6" w:rsidRPr="008E440F">
        <w:rPr>
          <w:shd w:val="clear" w:color="auto" w:fill="FFFFFF"/>
          <w:lang w:val="sv-SE"/>
        </w:rPr>
        <w:t xml:space="preserve"> </w:t>
      </w:r>
      <w:r w:rsidRPr="008E440F">
        <w:rPr>
          <w:shd w:val="clear" w:color="auto" w:fill="FFFFFF"/>
          <w:lang w:val="sv-SE"/>
        </w:rPr>
        <w:t>2</w:t>
      </w:r>
      <w:r w:rsidR="009E0FF6" w:rsidRPr="008E440F">
        <w:rPr>
          <w:shd w:val="clear" w:color="auto" w:fill="FFFFFF"/>
          <w:lang w:val="sv-SE"/>
        </w:rPr>
        <w:t xml:space="preserve"> </w:t>
      </w:r>
    </w:p>
    <w:p w:rsidR="00880E43" w:rsidRPr="00880E43" w:rsidRDefault="00880E43" w:rsidP="00880E43">
      <w:pPr>
        <w:pStyle w:val="aa"/>
        <w:numPr>
          <w:ilvl w:val="0"/>
          <w:numId w:val="33"/>
        </w:numPr>
        <w:jc w:val="start"/>
        <w:rPr>
          <w:lang w:val="ru-RU"/>
        </w:rPr>
      </w:pPr>
      <w:r w:rsidRPr="00CC21A8">
        <w:rPr>
          <w:shd w:val="clear" w:color="auto" w:fill="FFFFFF"/>
          <w:lang w:val="ru-RU"/>
        </w:rPr>
        <w:t>0.21</w:t>
      </w:r>
      <w:r w:rsidR="009E0FF6">
        <w:rPr>
          <w:shd w:val="clear" w:color="auto" w:fill="FFFFFF"/>
          <w:lang w:val="ru-RU"/>
        </w:rPr>
        <w:t xml:space="preserve"> </w:t>
      </w:r>
      <w:r w:rsidRPr="00CC21A8">
        <w:rPr>
          <w:shd w:val="clear" w:color="auto" w:fill="FFFFFF"/>
        </w:rPr>
        <w:t>R</w:t>
      </w:r>
      <w:r w:rsidR="009E0FF6">
        <w:rPr>
          <w:shd w:val="clear" w:color="auto" w:fill="FFFFFF"/>
          <w:lang w:val="ru-RU"/>
        </w:rPr>
        <w:t xml:space="preserve"> </w:t>
      </w:r>
      <w:r w:rsidRPr="00CC21A8">
        <w:rPr>
          <w:shd w:val="clear" w:color="auto" w:fill="FFFFFF"/>
          <w:lang w:val="ru-RU"/>
        </w:rPr>
        <w:t>+</w:t>
      </w:r>
      <w:r w:rsidR="009E0FF6">
        <w:rPr>
          <w:shd w:val="clear" w:color="auto" w:fill="FFFFFF"/>
          <w:lang w:val="ru-RU"/>
        </w:rPr>
        <w:t xml:space="preserve"> </w:t>
      </w:r>
      <w:r w:rsidRPr="00CC21A8">
        <w:rPr>
          <w:shd w:val="clear" w:color="auto" w:fill="FFFFFF"/>
          <w:lang w:val="ru-RU"/>
        </w:rPr>
        <w:t>0.72</w:t>
      </w:r>
      <w:r w:rsidR="009E0FF6">
        <w:rPr>
          <w:shd w:val="clear" w:color="auto" w:fill="FFFFFF"/>
          <w:lang w:val="ru-RU"/>
        </w:rPr>
        <w:t xml:space="preserve"> </w:t>
      </w:r>
      <w:r w:rsidRPr="00CC21A8">
        <w:rPr>
          <w:shd w:val="clear" w:color="auto" w:fill="FFFFFF"/>
        </w:rPr>
        <w:t>G</w:t>
      </w:r>
      <w:r w:rsidR="009E0FF6">
        <w:rPr>
          <w:shd w:val="clear" w:color="auto" w:fill="FFFFFF"/>
          <w:lang w:val="ru-RU"/>
        </w:rPr>
        <w:t xml:space="preserve"> </w:t>
      </w:r>
      <w:r w:rsidRPr="00CC21A8">
        <w:rPr>
          <w:shd w:val="clear" w:color="auto" w:fill="FFFFFF"/>
          <w:lang w:val="ru-RU"/>
        </w:rPr>
        <w:t>+</w:t>
      </w:r>
      <w:r w:rsidR="009E0FF6">
        <w:rPr>
          <w:shd w:val="clear" w:color="auto" w:fill="FFFFFF"/>
          <w:lang w:val="ru-RU"/>
        </w:rPr>
        <w:t xml:space="preserve"> </w:t>
      </w:r>
      <w:r w:rsidRPr="00CC21A8">
        <w:rPr>
          <w:shd w:val="clear" w:color="auto" w:fill="FFFFFF"/>
          <w:lang w:val="ru-RU"/>
        </w:rPr>
        <w:t>0.07</w:t>
      </w:r>
      <w:r w:rsidR="009E0FF6">
        <w:rPr>
          <w:shd w:val="clear" w:color="auto" w:fill="FFFFFF"/>
          <w:lang w:val="ru-RU"/>
        </w:rPr>
        <w:t xml:space="preserve"> </w:t>
      </w:r>
      <w:r w:rsidRPr="00CC21A8">
        <w:rPr>
          <w:shd w:val="clear" w:color="auto" w:fill="FFFFFF"/>
        </w:rPr>
        <w:t>B</w:t>
      </w:r>
      <w:r w:rsidRPr="00CC21A8">
        <w:rPr>
          <w:shd w:val="clear" w:color="auto" w:fill="FFFFFF"/>
          <w:lang w:val="ru-RU"/>
        </w:rPr>
        <w:t>)</w:t>
      </w:r>
    </w:p>
    <w:p w:rsidR="00880E43" w:rsidRDefault="00880E43" w:rsidP="00F555BA">
      <w:pPr>
        <w:pStyle w:val="aa"/>
        <w:jc w:val="start"/>
        <w:rPr>
          <w:noProof/>
          <w:lang w:val="ru-RU" w:eastAsia="ru-RU"/>
        </w:rPr>
      </w:pPr>
      <w:r>
        <w:rPr>
          <w:shd w:val="clear" w:color="auto" w:fill="FFFFFF"/>
        </w:rPr>
        <w:t>In</w:t>
      </w:r>
      <w:r w:rsidR="009E0FF6">
        <w:rPr>
          <w:shd w:val="clear" w:color="auto" w:fill="FFFFFF"/>
        </w:rPr>
        <w:t xml:space="preserve"> </w:t>
      </w:r>
      <w:r>
        <w:rPr>
          <w:shd w:val="clear" w:color="auto" w:fill="FFFFFF"/>
        </w:rPr>
        <w:t>openCV:</w:t>
      </w:r>
      <w:r w:rsidR="009E0FF6">
        <w:rPr>
          <w:noProof/>
          <w:lang w:val="ru-RU"/>
        </w:rPr>
        <w:t xml:space="preserve"> </w:t>
      </w:r>
    </w:p>
    <w:p w:rsidR="00F555BA" w:rsidRDefault="002565F7" w:rsidP="003E0810">
      <w:pPr>
        <w:pStyle w:val="code"/>
        <w:rPr>
          <w:color w:val="008000"/>
        </w:rPr>
      </w:pPr>
      <w:r>
        <w:rPr>
          <w:color w:val="800080"/>
        </w:rPr>
        <w:t>cv</w:t>
      </w:r>
      <w:r>
        <w:t>::</w:t>
      </w:r>
      <w:proofErr w:type="spellStart"/>
      <w:r>
        <w:rPr>
          <w:color w:val="00677C"/>
        </w:rPr>
        <w:t>cvtColor</w:t>
      </w:r>
      <w:proofErr w:type="spellEnd"/>
      <w:r>
        <w:t>(</w:t>
      </w:r>
      <w:proofErr w:type="spellStart"/>
      <w:r>
        <w:rPr>
          <w:color w:val="092E64"/>
        </w:rPr>
        <w:t>imgOriginal</w:t>
      </w:r>
      <w:proofErr w:type="spellEnd"/>
      <w:r>
        <w:t>,</w:t>
      </w:r>
      <w:r w:rsidR="009E0FF6">
        <w:t xml:space="preserve"> </w:t>
      </w:r>
      <w:proofErr w:type="spellStart"/>
      <w:r>
        <w:rPr>
          <w:color w:val="092E64"/>
        </w:rPr>
        <w:t>imgGrayscale</w:t>
      </w:r>
      <w:proofErr w:type="spellEnd"/>
      <w:r>
        <w:t>,</w:t>
      </w:r>
      <w:r w:rsidR="009E0FF6">
        <w:t xml:space="preserve"> </w:t>
      </w:r>
      <w:r>
        <w:rPr>
          <w:color w:val="800080"/>
        </w:rPr>
        <w:t>COLOR_BGR2GRAY</w:t>
      </w:r>
      <w:r>
        <w:t>);</w:t>
      </w:r>
      <w:r w:rsidR="009E0FF6">
        <w:t xml:space="preserve">                   </w:t>
      </w:r>
      <w:r>
        <w:rPr>
          <w:color w:val="008000"/>
        </w:rPr>
        <w:t>//</w:t>
      </w:r>
      <w:r w:rsidR="009E0FF6">
        <w:t xml:space="preserve"> </w:t>
      </w:r>
      <w:r>
        <w:rPr>
          <w:color w:val="008000"/>
        </w:rPr>
        <w:t>convert</w:t>
      </w:r>
      <w:r w:rsidR="009E0FF6">
        <w:t xml:space="preserve"> </w:t>
      </w:r>
      <w:r>
        <w:rPr>
          <w:color w:val="008000"/>
        </w:rPr>
        <w:t>to</w:t>
      </w:r>
      <w:r w:rsidR="009E0FF6">
        <w:t xml:space="preserve"> </w:t>
      </w:r>
      <w:r>
        <w:rPr>
          <w:color w:val="008000"/>
        </w:rPr>
        <w:t>grayscale</w:t>
      </w:r>
    </w:p>
    <w:p w:rsidR="005107A1" w:rsidRPr="002565F7" w:rsidRDefault="005107A1" w:rsidP="003E0810">
      <w:pPr>
        <w:pStyle w:val="code"/>
      </w:pPr>
    </w:p>
    <w:p w:rsidR="00D963CB" w:rsidRPr="00F053C7" w:rsidRDefault="00D963CB" w:rsidP="00F053C7">
      <w:pPr>
        <w:pStyle w:val="timesnew10"/>
      </w:pPr>
      <w:r w:rsidRPr="00F053C7">
        <w:t>Use</w:t>
      </w:r>
      <w:r w:rsidR="009E0FF6">
        <w:t xml:space="preserve"> </w:t>
      </w:r>
      <w:r w:rsidR="00250216">
        <w:t xml:space="preserve">a </w:t>
      </w:r>
      <w:r w:rsidRPr="00F053C7">
        <w:t>Gaussian</w:t>
      </w:r>
      <w:r w:rsidR="009E0FF6">
        <w:t xml:space="preserve"> </w:t>
      </w:r>
      <w:r w:rsidRPr="00F053C7">
        <w:t>filter</w:t>
      </w:r>
      <w:r w:rsidR="009E0FF6">
        <w:t xml:space="preserve"> </w:t>
      </w:r>
      <w:r w:rsidRPr="00F053C7">
        <w:t>to</w:t>
      </w:r>
      <w:r w:rsidR="009E0FF6">
        <w:t xml:space="preserve"> </w:t>
      </w:r>
      <w:r w:rsidRPr="00F053C7">
        <w:t>get</w:t>
      </w:r>
      <w:r w:rsidR="009E0FF6">
        <w:t xml:space="preserve"> </w:t>
      </w:r>
      <w:r w:rsidRPr="00F053C7">
        <w:t>rid</w:t>
      </w:r>
      <w:r w:rsidR="009E0FF6">
        <w:t xml:space="preserve"> </w:t>
      </w:r>
      <w:r w:rsidRPr="00F053C7">
        <w:t>of</w:t>
      </w:r>
      <w:r w:rsidR="009E0FF6">
        <w:t xml:space="preserve"> </w:t>
      </w:r>
      <w:r w:rsidR="00250216">
        <w:t xml:space="preserve">the </w:t>
      </w:r>
      <w:r w:rsidRPr="00F053C7">
        <w:t>noise.</w:t>
      </w:r>
      <w:r w:rsidR="009E0FF6">
        <w:t xml:space="preserve"> </w:t>
      </w:r>
      <w:r w:rsidR="00250216">
        <w:t>The i</w:t>
      </w:r>
      <w:r w:rsidR="00147BA3">
        <w:t>mage</w:t>
      </w:r>
      <w:r w:rsidR="009E0FF6">
        <w:t xml:space="preserve"> </w:t>
      </w:r>
      <w:r w:rsidR="00147BA3">
        <w:t>will</w:t>
      </w:r>
      <w:r w:rsidR="009E0FF6">
        <w:t xml:space="preserve"> </w:t>
      </w:r>
      <w:r w:rsidR="00147BA3">
        <w:t>be</w:t>
      </w:r>
      <w:r w:rsidR="009E0FF6">
        <w:t xml:space="preserve"> </w:t>
      </w:r>
      <w:r w:rsidR="00147BA3">
        <w:t>smoothed.</w:t>
      </w:r>
      <w:r w:rsidR="004735E1">
        <w:t xml:space="preserve"> </w:t>
      </w:r>
      <w:r w:rsidR="003B15B7" w:rsidRPr="00F053C7">
        <w:t>Complexity</w:t>
      </w:r>
      <w:r w:rsidR="009E0FF6">
        <w:t xml:space="preserve"> </w:t>
      </w:r>
      <w:r w:rsidR="003B15B7" w:rsidRPr="00F053C7">
        <w:t>is</w:t>
      </w:r>
      <w:r w:rsidR="009E0FF6">
        <w:t xml:space="preserve"> </w:t>
      </w:r>
      <w:r w:rsidR="003B15B7" w:rsidRPr="00F053C7">
        <w:t>of</w:t>
      </w:r>
      <w:r w:rsidR="009E0FF6">
        <w:t xml:space="preserve"> </w:t>
      </w:r>
      <w:r w:rsidR="003B15B7" w:rsidRPr="00F053C7">
        <w:t>image*kernel</w:t>
      </w:r>
      <w:r w:rsidR="009E0FF6">
        <w:t xml:space="preserve"> </w:t>
      </w:r>
      <w:r w:rsidR="003B15B7" w:rsidRPr="00F053C7">
        <w:t>equal</w:t>
      </w:r>
      <w:r w:rsidR="009E0FF6">
        <w:t xml:space="preserve"> </w:t>
      </w:r>
      <w:r w:rsidR="003B15B7" w:rsidRPr="00F053C7">
        <w:t>O(W*H*K^2),</w:t>
      </w:r>
      <w:r w:rsidR="009E0FF6">
        <w:t xml:space="preserve"> </w:t>
      </w:r>
      <w:r w:rsidR="003B15B7" w:rsidRPr="00F053C7">
        <w:t>where</w:t>
      </w:r>
      <w:r w:rsidR="009E0FF6">
        <w:t xml:space="preserve"> </w:t>
      </w:r>
      <w:r w:rsidR="003B15B7" w:rsidRPr="00F053C7">
        <w:t>K</w:t>
      </w:r>
      <w:r w:rsidR="009E0FF6">
        <w:t xml:space="preserve"> </w:t>
      </w:r>
      <w:r w:rsidR="003B15B7" w:rsidRPr="00F053C7">
        <w:t>is</w:t>
      </w:r>
      <w:r w:rsidR="009E0FF6">
        <w:t xml:space="preserve"> </w:t>
      </w:r>
      <w:r w:rsidR="00250216">
        <w:t xml:space="preserve">a </w:t>
      </w:r>
      <w:r w:rsidR="003B15B7" w:rsidRPr="00F053C7">
        <w:t>number</w:t>
      </w:r>
      <w:r w:rsidR="009E0FF6">
        <w:t xml:space="preserve"> </w:t>
      </w:r>
      <w:r w:rsidR="003B15B7" w:rsidRPr="00F053C7">
        <w:t>of</w:t>
      </w:r>
      <w:r w:rsidR="009E0FF6">
        <w:t xml:space="preserve"> </w:t>
      </w:r>
      <w:r w:rsidR="003B15B7" w:rsidRPr="00F053C7">
        <w:t>rows</w:t>
      </w:r>
      <w:r w:rsidR="009E0FF6">
        <w:t xml:space="preserve"> </w:t>
      </w:r>
      <w:r w:rsidR="003B15B7" w:rsidRPr="00F053C7">
        <w:t>and</w:t>
      </w:r>
      <w:r w:rsidR="009E0FF6">
        <w:t xml:space="preserve"> </w:t>
      </w:r>
      <w:r w:rsidR="003B15B7" w:rsidRPr="00F053C7">
        <w:t>column</w:t>
      </w:r>
      <w:r w:rsidR="009E0FF6">
        <w:t xml:space="preserve"> </w:t>
      </w:r>
      <w:r w:rsidR="003B15B7" w:rsidRPr="00F053C7">
        <w:t>of</w:t>
      </w:r>
      <w:r w:rsidR="009E0FF6">
        <w:t xml:space="preserve"> </w:t>
      </w:r>
      <w:r w:rsidR="00250216">
        <w:t xml:space="preserve">the </w:t>
      </w:r>
      <w:r w:rsidR="003B15B7" w:rsidRPr="00F053C7">
        <w:t>kernel.</w:t>
      </w:r>
      <w:r w:rsidR="009E0FF6">
        <w:t xml:space="preserve"> </w:t>
      </w:r>
      <w:r w:rsidR="003B15B7" w:rsidRPr="00F053C7">
        <w:t>If</w:t>
      </w:r>
      <w:r w:rsidR="009E0FF6">
        <w:t xml:space="preserve"> </w:t>
      </w:r>
      <w:r w:rsidR="003B15B7" w:rsidRPr="00F053C7">
        <w:t>divide</w:t>
      </w:r>
      <w:r w:rsidR="009E0FF6">
        <w:t xml:space="preserve"> </w:t>
      </w:r>
      <w:r w:rsidR="003B15B7" w:rsidRPr="00F053C7">
        <w:t>kernel</w:t>
      </w:r>
      <w:r w:rsidR="009E0FF6">
        <w:t xml:space="preserve"> </w:t>
      </w:r>
      <w:r w:rsidR="003B15B7" w:rsidRPr="00F053C7">
        <w:t>in</w:t>
      </w:r>
      <w:r w:rsidR="005C0E4B">
        <w:t>to</w:t>
      </w:r>
      <w:r w:rsidR="009E0FF6">
        <w:t xml:space="preserve"> </w:t>
      </w:r>
      <w:r w:rsidR="005C0E4B">
        <w:t>two</w:t>
      </w:r>
      <w:r w:rsidR="009E0FF6">
        <w:t xml:space="preserve"> </w:t>
      </w:r>
      <w:r w:rsidR="005C0E4B">
        <w:t>one</w:t>
      </w:r>
      <w:r w:rsidR="009E0FF6">
        <w:t xml:space="preserve"> </w:t>
      </w:r>
      <w:r w:rsidR="005C0E4B">
        <w:t>dimensional</w:t>
      </w:r>
      <w:r w:rsidR="009E0FF6">
        <w:t xml:space="preserve"> </w:t>
      </w:r>
      <w:r w:rsidR="005C0E4B">
        <w:t>vectors,</w:t>
      </w:r>
      <w:r w:rsidR="009E0FF6">
        <w:t xml:space="preserve"> </w:t>
      </w:r>
      <w:r w:rsidR="005C0E4B">
        <w:t>then</w:t>
      </w:r>
      <w:r w:rsidR="009E0FF6">
        <w:t xml:space="preserve"> </w:t>
      </w:r>
      <w:r w:rsidR="003B15B7" w:rsidRPr="00F053C7">
        <w:t>complexity</w:t>
      </w:r>
      <w:r w:rsidR="009E0FF6">
        <w:t xml:space="preserve"> </w:t>
      </w:r>
      <w:r w:rsidR="003B15B7" w:rsidRPr="00F053C7">
        <w:t>will</w:t>
      </w:r>
      <w:r w:rsidR="009E0FF6">
        <w:t xml:space="preserve"> </w:t>
      </w:r>
      <w:r w:rsidR="003B15B7" w:rsidRPr="00F053C7">
        <w:t>be</w:t>
      </w:r>
      <w:r w:rsidR="009E0FF6">
        <w:t xml:space="preserve"> </w:t>
      </w:r>
      <w:r w:rsidR="003B15B7" w:rsidRPr="00F053C7">
        <w:t>O(H*W*K)</w:t>
      </w:r>
      <w:r w:rsidR="009E0FF6">
        <w:t xml:space="preserve"> </w:t>
      </w:r>
      <w:r w:rsidR="003B15B7" w:rsidRPr="00F053C7">
        <w:t>+</w:t>
      </w:r>
      <w:r w:rsidR="009E0FF6">
        <w:t xml:space="preserve"> </w:t>
      </w:r>
      <w:r w:rsidR="003B15B7" w:rsidRPr="00F053C7">
        <w:t>O(H*W*K)</w:t>
      </w:r>
      <w:r w:rsidR="009E0FF6">
        <w:t xml:space="preserve"> </w:t>
      </w:r>
      <w:r w:rsidR="003B15B7" w:rsidRPr="00F053C7">
        <w:t>=</w:t>
      </w:r>
      <w:r w:rsidR="009E0FF6">
        <w:t xml:space="preserve"> </w:t>
      </w:r>
      <w:r w:rsidR="003B15B7" w:rsidRPr="00F053C7">
        <w:t>2*</w:t>
      </w:r>
      <w:r w:rsidR="009E0FF6">
        <w:t xml:space="preserve"> </w:t>
      </w:r>
      <w:r w:rsidR="003B15B7" w:rsidRPr="00F053C7">
        <w:t>O(H*W*K).</w:t>
      </w:r>
      <w:r w:rsidR="009E0FF6">
        <w:t xml:space="preserve"> </w:t>
      </w:r>
      <w:r w:rsidR="003B15B7" w:rsidRPr="00F053C7">
        <w:t>Also,</w:t>
      </w:r>
      <w:r w:rsidR="009E0FF6">
        <w:t xml:space="preserve"> </w:t>
      </w:r>
      <w:r w:rsidR="003B15B7" w:rsidRPr="00F053C7">
        <w:t>using</w:t>
      </w:r>
      <w:r w:rsidR="009E0FF6">
        <w:t xml:space="preserve"> </w:t>
      </w:r>
      <w:r w:rsidR="003B15B7" w:rsidRPr="00F053C7">
        <w:t>Fast</w:t>
      </w:r>
      <w:r w:rsidR="009E0FF6">
        <w:t xml:space="preserve"> </w:t>
      </w:r>
      <w:r w:rsidR="003B15B7" w:rsidRPr="00F053C7">
        <w:t>Fourier</w:t>
      </w:r>
      <w:r w:rsidR="009E0FF6">
        <w:t xml:space="preserve"> </w:t>
      </w:r>
      <w:r w:rsidR="003B15B7" w:rsidRPr="00F053C7">
        <w:t>Transform</w:t>
      </w:r>
      <w:r w:rsidR="009E0FF6">
        <w:t xml:space="preserve"> </w:t>
      </w:r>
      <w:r w:rsidR="003B15B7" w:rsidRPr="00F053C7">
        <w:t>we</w:t>
      </w:r>
      <w:r w:rsidR="009E0FF6">
        <w:t xml:space="preserve"> </w:t>
      </w:r>
      <w:r w:rsidR="003B15B7" w:rsidRPr="00F053C7">
        <w:t>will</w:t>
      </w:r>
      <w:r w:rsidR="009E0FF6">
        <w:t xml:space="preserve"> </w:t>
      </w:r>
      <w:r w:rsidR="003B15B7" w:rsidRPr="00F053C7">
        <w:t>get</w:t>
      </w:r>
      <w:r w:rsidR="009E0FF6">
        <w:t xml:space="preserve"> </w:t>
      </w:r>
      <w:r w:rsidR="003B15B7" w:rsidRPr="00F053C7">
        <w:t>O(W*H*log(W*H)).</w:t>
      </w:r>
    </w:p>
    <w:p w:rsidR="00F053C7" w:rsidRDefault="009E0FF6" w:rsidP="00F053C7">
      <w:pPr>
        <w:pStyle w:val="timesnew10"/>
      </w:pPr>
      <w:r>
        <w:t xml:space="preserve">   </w:t>
      </w:r>
      <w:r w:rsidR="00F053C7" w:rsidRPr="00F053C7">
        <w:t>In</w:t>
      </w:r>
      <w:r>
        <w:t xml:space="preserve"> </w:t>
      </w:r>
      <w:r w:rsidR="00250216" w:rsidRPr="00250216">
        <w:t>OpenCV</w:t>
      </w:r>
      <w:r w:rsidR="00F053C7" w:rsidRPr="00F053C7">
        <w:t>:</w:t>
      </w:r>
      <w:r>
        <w:t xml:space="preserve"> </w:t>
      </w:r>
    </w:p>
    <w:p w:rsidR="00F053C7" w:rsidRPr="00F053C7" w:rsidRDefault="009E0FF6" w:rsidP="002565F7">
      <w:pPr>
        <w:pStyle w:val="code"/>
      </w:pPr>
      <w:r>
        <w:rPr>
          <w:color w:val="800080"/>
        </w:rPr>
        <w:t xml:space="preserve">  </w:t>
      </w:r>
      <w:r w:rsidR="002565F7">
        <w:rPr>
          <w:color w:val="800080"/>
        </w:rPr>
        <w:t>cv</w:t>
      </w:r>
      <w:r w:rsidR="002565F7">
        <w:t>::</w:t>
      </w:r>
      <w:proofErr w:type="spellStart"/>
      <w:r w:rsidR="002565F7">
        <w:rPr>
          <w:color w:val="00677C"/>
        </w:rPr>
        <w:t>GaussianBlur</w:t>
      </w:r>
      <w:proofErr w:type="spellEnd"/>
      <w:r w:rsidR="002565F7">
        <w:t>(</w:t>
      </w:r>
      <w:proofErr w:type="spellStart"/>
      <w:r w:rsidR="002565F7">
        <w:t>imgGrayscale</w:t>
      </w:r>
      <w:proofErr w:type="spellEnd"/>
      <w:r w:rsidR="002565F7">
        <w:t>,</w:t>
      </w:r>
      <w:r>
        <w:rPr>
          <w:color w:val="C0C0C0"/>
        </w:rPr>
        <w:t xml:space="preserve"> </w:t>
      </w:r>
      <w:proofErr w:type="spellStart"/>
      <w:r w:rsidR="002565F7">
        <w:t>imgBlurred</w:t>
      </w:r>
      <w:proofErr w:type="spellEnd"/>
      <w:r w:rsidR="002565F7">
        <w:t>,</w:t>
      </w:r>
      <w:r>
        <w:rPr>
          <w:color w:val="C0C0C0"/>
        </w:rPr>
        <w:t xml:space="preserve"> </w:t>
      </w:r>
      <w:r w:rsidR="002565F7">
        <w:rPr>
          <w:color w:val="800080"/>
        </w:rPr>
        <w:t>cv</w:t>
      </w:r>
      <w:r w:rsidR="002565F7">
        <w:t>::</w:t>
      </w:r>
      <w:r w:rsidR="002565F7">
        <w:rPr>
          <w:color w:val="800080"/>
        </w:rPr>
        <w:t>Size</w:t>
      </w:r>
      <w:r w:rsidR="002565F7">
        <w:t>(</w:t>
      </w:r>
      <w:r w:rsidR="002565F7">
        <w:rPr>
          <w:color w:val="000080"/>
        </w:rPr>
        <w:t>5</w:t>
      </w:r>
      <w:r w:rsidR="002565F7">
        <w:t>,</w:t>
      </w:r>
      <w:r>
        <w:rPr>
          <w:color w:val="C0C0C0"/>
        </w:rPr>
        <w:t xml:space="preserve"> </w:t>
      </w:r>
      <w:r w:rsidR="002565F7">
        <w:rPr>
          <w:color w:val="000080"/>
        </w:rPr>
        <w:t>5</w:t>
      </w:r>
      <w:r w:rsidR="002565F7">
        <w:t>),</w:t>
      </w:r>
      <w:r>
        <w:rPr>
          <w:color w:val="C0C0C0"/>
        </w:rPr>
        <w:t xml:space="preserve"> </w:t>
      </w:r>
      <w:r w:rsidR="002565F7">
        <w:rPr>
          <w:color w:val="000080"/>
        </w:rPr>
        <w:t>1.8</w:t>
      </w:r>
      <w:r w:rsidR="008C444A">
        <w:t>);</w:t>
      </w:r>
    </w:p>
    <w:p w:rsidR="00A962F4" w:rsidRPr="00D963CB" w:rsidRDefault="00A962F4" w:rsidP="003B15B7">
      <w:pPr>
        <w:pStyle w:val="timesnew10"/>
        <w:ind w:start="38.40pt"/>
      </w:pPr>
    </w:p>
    <w:p w:rsidR="00A962F4" w:rsidRPr="00A962F4" w:rsidRDefault="00A962F4" w:rsidP="00A962F4">
      <w:pPr>
        <w:pStyle w:val="timesnew10"/>
        <w:numPr>
          <w:ilvl w:val="0"/>
          <w:numId w:val="31"/>
        </w:numPr>
      </w:pPr>
      <w:r w:rsidRPr="00A962F4">
        <w:t>Four</w:t>
      </w:r>
      <w:r w:rsidR="009E0FF6">
        <w:t xml:space="preserve"> </w:t>
      </w:r>
      <w:r w:rsidRPr="00A962F4">
        <w:t>convolutions</w:t>
      </w:r>
      <w:r w:rsidR="009E0FF6">
        <w:t xml:space="preserve"> </w:t>
      </w:r>
      <w:r w:rsidRPr="00A962F4">
        <w:t>of</w:t>
      </w:r>
      <w:r w:rsidR="009E0FF6">
        <w:t xml:space="preserve"> </w:t>
      </w:r>
      <w:r w:rsidRPr="00A962F4">
        <w:t>the</w:t>
      </w:r>
      <w:r w:rsidR="009E0FF6">
        <w:t xml:space="preserve"> </w:t>
      </w:r>
      <w:r w:rsidRPr="00A962F4">
        <w:t>i</w:t>
      </w:r>
      <w:r>
        <w:t>mage</w:t>
      </w:r>
      <w:r w:rsidR="009E0FF6">
        <w:t xml:space="preserve"> </w:t>
      </w:r>
      <w:r>
        <w:t>with</w:t>
      </w:r>
      <w:r w:rsidR="009E0FF6">
        <w:t xml:space="preserve"> </w:t>
      </w:r>
      <w:r>
        <w:t>edge</w:t>
      </w:r>
      <w:r w:rsidR="009E0FF6">
        <w:t xml:space="preserve"> </w:t>
      </w:r>
      <w:r>
        <w:t>detector</w:t>
      </w:r>
      <w:r w:rsidR="009E0FF6">
        <w:t xml:space="preserve"> </w:t>
      </w:r>
      <w:r>
        <w:t>kernels</w:t>
      </w:r>
      <w:r w:rsidR="009E0FF6">
        <w:t xml:space="preserve"> </w:t>
      </w:r>
      <w:r>
        <w:t>and</w:t>
      </w:r>
      <w:r w:rsidR="009E0FF6">
        <w:t xml:space="preserve"> </w:t>
      </w:r>
      <w:r>
        <w:t>c</w:t>
      </w:r>
      <w:r w:rsidRPr="00A962F4">
        <w:t>omput</w:t>
      </w:r>
      <w:r>
        <w:t>ation</w:t>
      </w:r>
      <w:r w:rsidR="009E0FF6">
        <w:t xml:space="preserve"> </w:t>
      </w:r>
      <w:r>
        <w:t>of</w:t>
      </w:r>
      <w:r w:rsidR="009E0FF6">
        <w:t xml:space="preserve"> </w:t>
      </w:r>
      <w:r>
        <w:t>the</w:t>
      </w:r>
      <w:r w:rsidR="009E0FF6">
        <w:t xml:space="preserve"> </w:t>
      </w:r>
      <w:r>
        <w:t>gradient</w:t>
      </w:r>
      <w:r w:rsidR="009E0FF6">
        <w:t xml:space="preserve"> </w:t>
      </w:r>
      <w:r>
        <w:t>direction</w:t>
      </w:r>
    </w:p>
    <w:p w:rsidR="00A962F4" w:rsidRPr="00A962F4" w:rsidRDefault="00A962F4" w:rsidP="00A962F4">
      <w:pPr>
        <w:pStyle w:val="timesnew10"/>
        <w:numPr>
          <w:ilvl w:val="0"/>
          <w:numId w:val="31"/>
        </w:numPr>
      </w:pPr>
      <w:r w:rsidRPr="00A962F4">
        <w:t>Non-maximum</w:t>
      </w:r>
      <w:r w:rsidR="009E0FF6">
        <w:t xml:space="preserve"> </w:t>
      </w:r>
      <w:r w:rsidRPr="00A962F4">
        <w:t>suppression</w:t>
      </w:r>
      <w:r w:rsidR="009E0FF6">
        <w:t xml:space="preserve"> </w:t>
      </w:r>
      <w:r>
        <w:t>(choose</w:t>
      </w:r>
      <w:r w:rsidR="009E0FF6">
        <w:t xml:space="preserve"> </w:t>
      </w:r>
      <w:r>
        <w:t>local</w:t>
      </w:r>
      <w:r w:rsidR="009E0FF6">
        <w:t xml:space="preserve"> </w:t>
      </w:r>
      <w:r>
        <w:t>minimum)</w:t>
      </w:r>
    </w:p>
    <w:p w:rsidR="00A962F4" w:rsidRPr="00A962F4" w:rsidRDefault="00A962F4" w:rsidP="00A962F4">
      <w:pPr>
        <w:pStyle w:val="timesnew10"/>
        <w:numPr>
          <w:ilvl w:val="0"/>
          <w:numId w:val="31"/>
        </w:numPr>
        <w:rPr>
          <w:rFonts w:ascii="inherit" w:eastAsia="Times New Roman" w:hAnsi="inherit" w:cs="Arial"/>
          <w:color w:val="242729"/>
          <w:sz w:val="23"/>
          <w:szCs w:val="23"/>
          <w:lang w:eastAsia="ru-RU"/>
        </w:rPr>
      </w:pPr>
      <w:r>
        <w:lastRenderedPageBreak/>
        <w:t>Thresholding</w:t>
      </w:r>
      <w:r w:rsidR="009E0FF6">
        <w:t xml:space="preserve"> </w:t>
      </w:r>
      <w:r>
        <w:t>with</w:t>
      </w:r>
      <w:r w:rsidR="009E0FF6">
        <w:t xml:space="preserve"> </w:t>
      </w:r>
      <w:r>
        <w:t>hysteresis</w:t>
      </w:r>
      <w:r w:rsidR="009E0FF6">
        <w:t xml:space="preserve"> </w:t>
      </w:r>
      <w:r>
        <w:t>(remove</w:t>
      </w:r>
      <w:r w:rsidR="009E0FF6">
        <w:t xml:space="preserve"> </w:t>
      </w:r>
      <w:r>
        <w:t>values</w:t>
      </w:r>
      <w:r w:rsidR="009E0FF6">
        <w:t xml:space="preserve"> </w:t>
      </w:r>
      <w:r>
        <w:t>which</w:t>
      </w:r>
      <w:r w:rsidR="009E0FF6">
        <w:t xml:space="preserve"> </w:t>
      </w:r>
      <w:r>
        <w:t>below</w:t>
      </w:r>
      <w:r w:rsidR="00AE1424">
        <w:t xml:space="preserve"> the</w:t>
      </w:r>
      <w:r w:rsidR="009E0FF6">
        <w:t xml:space="preserve"> </w:t>
      </w:r>
      <w:r>
        <w:t>low</w:t>
      </w:r>
      <w:r w:rsidR="009E0FF6">
        <w:t xml:space="preserve"> </w:t>
      </w:r>
      <w:r>
        <w:t>threshold,</w:t>
      </w:r>
      <w:r w:rsidR="009E0FF6">
        <w:t xml:space="preserve"> </w:t>
      </w:r>
      <w:r>
        <w:t>which</w:t>
      </w:r>
      <w:r w:rsidR="009E0FF6">
        <w:t xml:space="preserve"> </w:t>
      </w:r>
      <w:r>
        <w:t>between</w:t>
      </w:r>
      <w:r w:rsidR="009E0FF6">
        <w:t xml:space="preserve"> </w:t>
      </w:r>
      <w:r w:rsidR="00AE1424">
        <w:t xml:space="preserve">the </w:t>
      </w:r>
      <w:r>
        <w:t>threshold</w:t>
      </w:r>
      <w:r w:rsidR="009E0FF6">
        <w:t xml:space="preserve"> </w:t>
      </w:r>
      <w:r>
        <w:t>and</w:t>
      </w:r>
      <w:r w:rsidR="009E0FF6">
        <w:t xml:space="preserve"> </w:t>
      </w:r>
      <w:r w:rsidR="00AE1424">
        <w:t>are not</w:t>
      </w:r>
      <w:r w:rsidR="009E0FF6">
        <w:t xml:space="preserve"> </w:t>
      </w:r>
      <w:r>
        <w:t>connected</w:t>
      </w:r>
      <w:r w:rsidR="009E0FF6">
        <w:t xml:space="preserve"> </w:t>
      </w:r>
      <w:r>
        <w:t>with</w:t>
      </w:r>
      <w:r w:rsidR="009E0FF6">
        <w:t xml:space="preserve"> </w:t>
      </w:r>
      <w:r>
        <w:t>values</w:t>
      </w:r>
      <w:r w:rsidR="009E0FF6">
        <w:t xml:space="preserve"> </w:t>
      </w:r>
      <w:r>
        <w:t>above</w:t>
      </w:r>
      <w:r w:rsidR="009E0FF6">
        <w:t xml:space="preserve"> </w:t>
      </w:r>
      <w:r>
        <w:t>high</w:t>
      </w:r>
      <w:r w:rsidR="009E0FF6">
        <w:t xml:space="preserve"> </w:t>
      </w:r>
      <w:r>
        <w:t>threshold)</w:t>
      </w:r>
    </w:p>
    <w:p w:rsidR="00A962F4" w:rsidRPr="00A962F4" w:rsidRDefault="00A962F4" w:rsidP="006729C1">
      <w:pPr>
        <w:pStyle w:val="picture"/>
      </w:pPr>
    </w:p>
    <w:p w:rsidR="00880E43" w:rsidRPr="007C02E5" w:rsidRDefault="00524533" w:rsidP="00A77EAB">
      <w:pPr>
        <w:pStyle w:val="picture"/>
        <w:jc w:val="center"/>
      </w:pPr>
      <w:r w:rsidRPr="00884226">
        <w:rPr>
          <w:noProof/>
          <w:lang w:val="ru-RU"/>
        </w:rPr>
        <w:drawing>
          <wp:inline distT="0" distB="0" distL="0" distR="0">
            <wp:extent cx="2447925" cy="2447925"/>
            <wp:effectExtent l="0" t="0" r="0" b="0"/>
            <wp:docPr id="3" name="Рисунок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rsidR="006729C1" w:rsidRDefault="006B6762" w:rsidP="00A77EAB">
      <w:pPr>
        <w:pStyle w:val="picture"/>
        <w:jc w:val="center"/>
      </w:pPr>
      <w:r>
        <w:t>Figure</w:t>
      </w:r>
      <w:r w:rsidR="009E0FF6">
        <w:t xml:space="preserve"> </w:t>
      </w:r>
      <w:r>
        <w:t>3</w:t>
      </w:r>
      <w:r w:rsidR="006729C1" w:rsidRPr="007C02E5">
        <w:t>.</w:t>
      </w:r>
      <w:r w:rsidR="009E0FF6">
        <w:t xml:space="preserve"> </w:t>
      </w:r>
      <w:r w:rsidR="006729C1" w:rsidRPr="007C02E5">
        <w:t>After</w:t>
      </w:r>
      <w:r w:rsidR="009E0FF6">
        <w:t xml:space="preserve"> </w:t>
      </w:r>
      <w:r w:rsidR="008F48F1">
        <w:t xml:space="preserve">the </w:t>
      </w:r>
      <w:r w:rsidR="006729C1" w:rsidRPr="007C02E5">
        <w:t>Canny</w:t>
      </w:r>
      <w:r w:rsidR="009E0FF6">
        <w:t xml:space="preserve"> </w:t>
      </w:r>
      <w:r w:rsidR="006729C1" w:rsidRPr="007C02E5">
        <w:t>algorithm</w:t>
      </w:r>
    </w:p>
    <w:p w:rsidR="00460DEB" w:rsidRPr="007C02E5" w:rsidRDefault="00460DEB" w:rsidP="00A77EAB">
      <w:pPr>
        <w:pStyle w:val="picture"/>
        <w:jc w:val="center"/>
      </w:pPr>
    </w:p>
    <w:p w:rsidR="00C913C4" w:rsidRDefault="00C913C4" w:rsidP="00E83719">
      <w:pPr>
        <w:pStyle w:val="timesnew10"/>
      </w:pPr>
      <w:r>
        <w:t>From</w:t>
      </w:r>
      <w:r w:rsidR="009E0FF6">
        <w:t xml:space="preserve"> </w:t>
      </w:r>
      <w:r w:rsidR="003B29D8">
        <w:t xml:space="preserve">the </w:t>
      </w:r>
      <w:r w:rsidR="00E83719">
        <w:t>canny</w:t>
      </w:r>
      <w:r w:rsidR="009E0FF6">
        <w:t xml:space="preserve"> </w:t>
      </w:r>
      <w:r w:rsidR="00E83719">
        <w:t>result</w:t>
      </w:r>
      <w:r w:rsidR="009E0FF6">
        <w:t xml:space="preserve"> </w:t>
      </w:r>
      <w:r w:rsidR="00E83719">
        <w:t>we</w:t>
      </w:r>
      <w:r w:rsidR="009E0FF6">
        <w:t xml:space="preserve"> </w:t>
      </w:r>
      <w:r>
        <w:t>extract</w:t>
      </w:r>
      <w:r w:rsidR="009E0FF6">
        <w:t xml:space="preserve"> </w:t>
      </w:r>
      <w:r w:rsidR="003B29D8">
        <w:t xml:space="preserve">a </w:t>
      </w:r>
      <w:r>
        <w:t>set</w:t>
      </w:r>
      <w:r w:rsidR="009E0FF6">
        <w:t xml:space="preserve"> </w:t>
      </w:r>
      <w:r>
        <w:t>of</w:t>
      </w:r>
      <w:r w:rsidR="009E0FF6">
        <w:t xml:space="preserve"> </w:t>
      </w:r>
      <w:r>
        <w:t>points</w:t>
      </w:r>
      <w:r w:rsidR="009E0FF6">
        <w:t xml:space="preserve"> </w:t>
      </w:r>
      <w:r>
        <w:t>pair</w:t>
      </w:r>
      <w:r w:rsidR="009E0FF6">
        <w:t xml:space="preserve"> </w:t>
      </w:r>
      <w:r>
        <w:t>using</w:t>
      </w:r>
      <w:r w:rsidR="009E0FF6">
        <w:t xml:space="preserve"> </w:t>
      </w:r>
      <w:r>
        <w:t>this</w:t>
      </w:r>
      <w:r w:rsidR="009E0FF6">
        <w:t xml:space="preserve"> </w:t>
      </w:r>
      <w:r>
        <w:t>way</w:t>
      </w:r>
      <w:r w:rsidR="00EF14E3">
        <w:t xml:space="preserve">( </w:t>
      </w:r>
      <w:r w:rsidR="00EF14E3" w:rsidRPr="00EF14E3">
        <w:t>l</w:t>
      </w:r>
      <w:r w:rsidR="00EF14E3">
        <w:t>et’s call this way ”feature extraction algorithm” )</w:t>
      </w:r>
      <w:r>
        <w:t>:</w:t>
      </w:r>
    </w:p>
    <w:p w:rsidR="00C913C4" w:rsidRDefault="00C913C4" w:rsidP="00E83719">
      <w:pPr>
        <w:pStyle w:val="timesnew10"/>
      </w:pPr>
      <w:r>
        <w:t>Divide</w:t>
      </w:r>
      <w:r w:rsidR="009E0FF6">
        <w:t xml:space="preserve"> </w:t>
      </w:r>
      <w:r>
        <w:t>image</w:t>
      </w:r>
      <w:r w:rsidR="009E0FF6">
        <w:t xml:space="preserve"> </w:t>
      </w:r>
      <w:r>
        <w:t>512*512</w:t>
      </w:r>
      <w:r w:rsidR="009E0FF6">
        <w:t xml:space="preserve"> </w:t>
      </w:r>
      <w:r>
        <w:t>pixel</w:t>
      </w:r>
      <w:r w:rsidR="009E0FF6">
        <w:t xml:space="preserve"> </w:t>
      </w:r>
      <w:r>
        <w:t>into</w:t>
      </w:r>
      <w:r w:rsidR="009E0FF6">
        <w:t xml:space="preserve"> </w:t>
      </w:r>
      <w:r>
        <w:t>cells.</w:t>
      </w:r>
    </w:p>
    <w:p w:rsidR="00C913C4" w:rsidRDefault="00C913C4" w:rsidP="00C913C4">
      <w:pPr>
        <w:pStyle w:val="timesnew10"/>
      </w:pPr>
      <w:r>
        <w:t>Go</w:t>
      </w:r>
      <w:r w:rsidR="009E0FF6">
        <w:t xml:space="preserve"> </w:t>
      </w:r>
      <w:r>
        <w:t>through</w:t>
      </w:r>
      <w:r w:rsidR="009E0FF6">
        <w:t xml:space="preserve"> </w:t>
      </w:r>
      <w:r>
        <w:t>every</w:t>
      </w:r>
      <w:r w:rsidR="009E0FF6">
        <w:t xml:space="preserve"> </w:t>
      </w:r>
      <w:r>
        <w:t>cell:</w:t>
      </w:r>
    </w:p>
    <w:p w:rsidR="00614E60" w:rsidRPr="00614E60" w:rsidRDefault="009E0FF6" w:rsidP="002565F7">
      <w:pPr>
        <w:pStyle w:val="code"/>
      </w:pPr>
      <w:r>
        <w:t xml:space="preserve"> </w:t>
      </w:r>
      <w:r w:rsidR="00614E60" w:rsidRPr="00614E60">
        <w:rPr>
          <w:color w:val="808000"/>
        </w:rPr>
        <w:t>for</w:t>
      </w:r>
      <w:r>
        <w:t xml:space="preserve"> </w:t>
      </w:r>
      <w:r w:rsidR="00614E60" w:rsidRPr="00614E60">
        <w:t>(</w:t>
      </w:r>
      <w:r w:rsidR="00614E60" w:rsidRPr="00614E60">
        <w:rPr>
          <w:color w:val="808000"/>
        </w:rPr>
        <w:t>int</w:t>
      </w:r>
      <w:r>
        <w:t xml:space="preserve"> </w:t>
      </w:r>
      <w:r w:rsidR="00614E60" w:rsidRPr="00614E60">
        <w:rPr>
          <w:color w:val="092E64"/>
        </w:rPr>
        <w:t>i</w:t>
      </w:r>
      <w:r>
        <w:t xml:space="preserve"> </w:t>
      </w:r>
      <w:r w:rsidR="00614E60" w:rsidRPr="00614E60">
        <w:t>=</w:t>
      </w:r>
      <w:r>
        <w:t xml:space="preserve"> </w:t>
      </w:r>
      <w:r w:rsidR="00614E60" w:rsidRPr="00614E60">
        <w:rPr>
          <w:color w:val="000080"/>
        </w:rPr>
        <w:t>0</w:t>
      </w:r>
      <w:r w:rsidR="00614E60" w:rsidRPr="00614E60">
        <w:t>;</w:t>
      </w:r>
      <w:r>
        <w:t xml:space="preserve"> </w:t>
      </w:r>
      <w:r w:rsidR="00614E60" w:rsidRPr="00614E60">
        <w:rPr>
          <w:color w:val="092E64"/>
        </w:rPr>
        <w:t>i</w:t>
      </w:r>
      <w:r>
        <w:t xml:space="preserve"> </w:t>
      </w:r>
      <w:r w:rsidR="00614E60" w:rsidRPr="00614E60">
        <w:t>&lt;</w:t>
      </w:r>
      <w:r w:rsidR="00614E60" w:rsidRPr="00614E60">
        <w:rPr>
          <w:color w:val="000080"/>
        </w:rPr>
        <w:t>8</w:t>
      </w:r>
      <w:r w:rsidR="00614E60" w:rsidRPr="00614E60">
        <w:t>;</w:t>
      </w:r>
      <w:r>
        <w:t xml:space="preserve"> </w:t>
      </w:r>
      <w:r w:rsidR="00614E60" w:rsidRPr="00614E60">
        <w:rPr>
          <w:color w:val="092E64"/>
        </w:rPr>
        <w:t>i</w:t>
      </w:r>
      <w:r w:rsidR="00614E60" w:rsidRPr="00614E60">
        <w:t>++)</w:t>
      </w:r>
    </w:p>
    <w:p w:rsidR="00614E60" w:rsidRPr="00614E60" w:rsidRDefault="009E0FF6" w:rsidP="002565F7">
      <w:pPr>
        <w:pStyle w:val="code"/>
      </w:pPr>
      <w:r>
        <w:t xml:space="preserve">  </w:t>
      </w:r>
      <w:r w:rsidR="00614E60" w:rsidRPr="00614E60">
        <w:rPr>
          <w:color w:val="808000"/>
        </w:rPr>
        <w:t>for</w:t>
      </w:r>
      <w:r>
        <w:t xml:space="preserve"> </w:t>
      </w:r>
      <w:r w:rsidR="00614E60" w:rsidRPr="00614E60">
        <w:t>(</w:t>
      </w:r>
      <w:r w:rsidR="00614E60" w:rsidRPr="00614E60">
        <w:rPr>
          <w:color w:val="808000"/>
        </w:rPr>
        <w:t>int</w:t>
      </w:r>
      <w:r>
        <w:t xml:space="preserve"> </w:t>
      </w:r>
      <w:r w:rsidR="00614E60" w:rsidRPr="00614E60">
        <w:rPr>
          <w:color w:val="092E64"/>
        </w:rPr>
        <w:t>j</w:t>
      </w:r>
      <w:r>
        <w:t xml:space="preserve"> </w:t>
      </w:r>
      <w:r w:rsidR="00614E60" w:rsidRPr="00614E60">
        <w:t>=</w:t>
      </w:r>
      <w:r>
        <w:t xml:space="preserve"> </w:t>
      </w:r>
      <w:r w:rsidR="00614E60" w:rsidRPr="00614E60">
        <w:rPr>
          <w:color w:val="000080"/>
        </w:rPr>
        <w:t>0</w:t>
      </w:r>
      <w:r w:rsidR="00614E60" w:rsidRPr="00614E60">
        <w:t>;</w:t>
      </w:r>
      <w:r>
        <w:t xml:space="preserve"> </w:t>
      </w:r>
      <w:r w:rsidR="00614E60" w:rsidRPr="00614E60">
        <w:rPr>
          <w:color w:val="092E64"/>
        </w:rPr>
        <w:t>j</w:t>
      </w:r>
      <w:r>
        <w:t xml:space="preserve"> </w:t>
      </w:r>
      <w:r w:rsidR="00614E60" w:rsidRPr="00614E60">
        <w:t>&lt;</w:t>
      </w:r>
      <w:r>
        <w:t xml:space="preserve"> </w:t>
      </w:r>
      <w:r w:rsidR="00614E60" w:rsidRPr="00614E60">
        <w:rPr>
          <w:color w:val="000080"/>
        </w:rPr>
        <w:t>8</w:t>
      </w:r>
      <w:r w:rsidR="00614E60" w:rsidRPr="00614E60">
        <w:t>;</w:t>
      </w:r>
      <w:r>
        <w:t xml:space="preserve"> </w:t>
      </w:r>
      <w:r w:rsidR="00614E60" w:rsidRPr="00614E60">
        <w:rPr>
          <w:color w:val="092E64"/>
        </w:rPr>
        <w:t>j</w:t>
      </w:r>
      <w:r w:rsidR="00614E60" w:rsidRPr="00614E60">
        <w:t>++)</w:t>
      </w:r>
    </w:p>
    <w:p w:rsidR="00C913C4" w:rsidRDefault="00E83719" w:rsidP="00C913C4">
      <w:pPr>
        <w:rPr>
          <w:noProof/>
        </w:rPr>
      </w:pPr>
      <w:r>
        <w:t>E.g.</w:t>
      </w:r>
      <w:r w:rsidR="008B65D4">
        <w:t>,</w:t>
      </w:r>
      <w:r w:rsidR="009E0FF6">
        <w:t xml:space="preserve"> </w:t>
      </w:r>
      <w:r>
        <w:t>t</w:t>
      </w:r>
      <w:r w:rsidR="00C913C4">
        <w:t>ake</w:t>
      </w:r>
      <w:r w:rsidR="009E0FF6">
        <w:t xml:space="preserve"> </w:t>
      </w:r>
      <w:r w:rsidR="00C913C4">
        <w:t>cell</w:t>
      </w:r>
      <w:r w:rsidR="009E0FF6">
        <w:t xml:space="preserve"> </w:t>
      </w:r>
      <w:r w:rsidR="00C913C4">
        <w:t>where</w:t>
      </w:r>
      <w:r w:rsidR="009E0FF6">
        <w:t xml:space="preserve"> </w:t>
      </w:r>
      <w:r w:rsidR="00C913C4" w:rsidRPr="00C2005B">
        <w:t>i</w:t>
      </w:r>
      <w:r w:rsidR="009E0FF6">
        <w:t xml:space="preserve"> </w:t>
      </w:r>
      <w:r w:rsidR="00C913C4" w:rsidRPr="00C913C4">
        <w:t>equa</w:t>
      </w:r>
      <w:r w:rsidR="00C913C4">
        <w:t>ls</w:t>
      </w:r>
      <w:r w:rsidR="009E0FF6">
        <w:t xml:space="preserve"> </w:t>
      </w:r>
      <w:r w:rsidR="00C913C4" w:rsidRPr="00C913C4">
        <w:t>zero,</w:t>
      </w:r>
      <w:r w:rsidR="009E0FF6">
        <w:t xml:space="preserve"> </w:t>
      </w:r>
      <w:r w:rsidR="00C913C4">
        <w:t>and</w:t>
      </w:r>
      <w:r w:rsidR="009E0FF6">
        <w:t xml:space="preserve"> </w:t>
      </w:r>
      <w:r w:rsidR="00C913C4" w:rsidRPr="00C2005B">
        <w:t>j</w:t>
      </w:r>
      <w:r w:rsidR="009E0FF6">
        <w:t xml:space="preserve"> </w:t>
      </w:r>
      <w:r w:rsidR="00C913C4">
        <w:t>equals</w:t>
      </w:r>
      <w:r w:rsidR="009E0FF6">
        <w:t xml:space="preserve"> </w:t>
      </w:r>
      <w:r w:rsidR="0058739C">
        <w:t>three</w:t>
      </w:r>
      <w:r w:rsidR="00C913C4" w:rsidRPr="00C913C4">
        <w:t>,</w:t>
      </w:r>
      <w:r w:rsidR="009E0FF6">
        <w:t xml:space="preserve"> </w:t>
      </w:r>
      <w:r w:rsidR="00C913C4">
        <w:t>go</w:t>
      </w:r>
      <w:r w:rsidR="009E0FF6">
        <w:t xml:space="preserve"> </w:t>
      </w:r>
      <w:r w:rsidR="00C913C4">
        <w:t>through</w:t>
      </w:r>
      <w:r w:rsidR="009E0FF6">
        <w:t xml:space="preserve"> </w:t>
      </w:r>
      <w:r w:rsidR="00C913C4">
        <w:t>every</w:t>
      </w:r>
      <w:r w:rsidR="009E0FF6">
        <w:t xml:space="preserve"> </w:t>
      </w:r>
      <w:r w:rsidR="00C913C4">
        <w:t>pixel</w:t>
      </w:r>
      <w:r w:rsidR="009E0FF6">
        <w:t xml:space="preserve"> </w:t>
      </w:r>
      <w:r w:rsidR="00C913C4">
        <w:t>of</w:t>
      </w:r>
      <w:r w:rsidR="009E0FF6">
        <w:t xml:space="preserve"> </w:t>
      </w:r>
      <w:r w:rsidR="00C913C4">
        <w:t>the</w:t>
      </w:r>
      <w:r w:rsidR="009E0FF6">
        <w:t xml:space="preserve"> </w:t>
      </w:r>
      <w:r w:rsidR="00C913C4">
        <w:t>cell</w:t>
      </w:r>
      <w:r w:rsidR="00C913C4" w:rsidRPr="00C913C4">
        <w:t>:</w:t>
      </w:r>
      <w:r w:rsidR="009E0FF6">
        <w:rPr>
          <w:noProof/>
        </w:rPr>
        <w:t xml:space="preserve">     </w:t>
      </w:r>
    </w:p>
    <w:p w:rsidR="00614E60" w:rsidRPr="00614E60" w:rsidRDefault="009E0FF6" w:rsidP="002565F7">
      <w:pPr>
        <w:pStyle w:val="code"/>
      </w:pPr>
      <w:r>
        <w:t xml:space="preserve"> </w:t>
      </w:r>
      <w:r w:rsidR="00614E60" w:rsidRPr="00614E60">
        <w:rPr>
          <w:color w:val="808000"/>
        </w:rPr>
        <w:t>for</w:t>
      </w:r>
      <w:r>
        <w:t xml:space="preserve"> </w:t>
      </w:r>
      <w:r w:rsidR="00614E60" w:rsidRPr="00614E60">
        <w:t>(</w:t>
      </w:r>
      <w:r w:rsidR="00614E60" w:rsidRPr="00614E60">
        <w:rPr>
          <w:color w:val="808000"/>
        </w:rPr>
        <w:t>int</w:t>
      </w:r>
      <w:r>
        <w:t xml:space="preserve"> </w:t>
      </w:r>
      <w:r w:rsidR="00614E60" w:rsidRPr="00614E60">
        <w:rPr>
          <w:color w:val="092E64"/>
        </w:rPr>
        <w:t>y</w:t>
      </w:r>
      <w:r>
        <w:t xml:space="preserve"> </w:t>
      </w:r>
      <w:r w:rsidR="00614E60" w:rsidRPr="00614E60">
        <w:t>=</w:t>
      </w:r>
      <w:r>
        <w:t xml:space="preserve"> </w:t>
      </w:r>
      <w:r w:rsidR="00614E60" w:rsidRPr="00614E60">
        <w:rPr>
          <w:color w:val="092E64"/>
        </w:rPr>
        <w:t>i</w:t>
      </w:r>
      <w:r>
        <w:t xml:space="preserve"> </w:t>
      </w:r>
      <w:r w:rsidR="00614E60" w:rsidRPr="00614E60">
        <w:t>*</w:t>
      </w:r>
      <w:r>
        <w:t xml:space="preserve"> </w:t>
      </w:r>
      <w:r w:rsidR="00614E60" w:rsidRPr="00614E60">
        <w:rPr>
          <w:color w:val="000080"/>
        </w:rPr>
        <w:t>64</w:t>
      </w:r>
      <w:r w:rsidR="00614E60" w:rsidRPr="00614E60">
        <w:t>;</w:t>
      </w:r>
      <w:r>
        <w:t xml:space="preserve"> </w:t>
      </w:r>
      <w:r w:rsidR="00614E60" w:rsidRPr="00614E60">
        <w:rPr>
          <w:color w:val="092E64"/>
        </w:rPr>
        <w:t>y</w:t>
      </w:r>
      <w:r>
        <w:t xml:space="preserve"> </w:t>
      </w:r>
      <w:r w:rsidR="00614E60" w:rsidRPr="00614E60">
        <w:t>&lt;</w:t>
      </w:r>
      <w:r>
        <w:t xml:space="preserve"> </w:t>
      </w:r>
      <w:r w:rsidR="00614E60" w:rsidRPr="00614E60">
        <w:t>(</w:t>
      </w:r>
      <w:r w:rsidR="00614E60" w:rsidRPr="00614E60">
        <w:rPr>
          <w:color w:val="092E64"/>
        </w:rPr>
        <w:t>i</w:t>
      </w:r>
      <w:r>
        <w:t xml:space="preserve"> </w:t>
      </w:r>
      <w:r w:rsidR="00614E60" w:rsidRPr="00614E60">
        <w:t>+</w:t>
      </w:r>
      <w:r>
        <w:t xml:space="preserve"> </w:t>
      </w:r>
      <w:r w:rsidR="00614E60" w:rsidRPr="00614E60">
        <w:rPr>
          <w:color w:val="000080"/>
        </w:rPr>
        <w:t>1</w:t>
      </w:r>
      <w:r w:rsidR="00614E60" w:rsidRPr="00614E60">
        <w:t>)</w:t>
      </w:r>
      <w:r>
        <w:t xml:space="preserve"> </w:t>
      </w:r>
      <w:r w:rsidR="00614E60" w:rsidRPr="00614E60">
        <w:t>*</w:t>
      </w:r>
      <w:r>
        <w:t xml:space="preserve"> </w:t>
      </w:r>
      <w:r w:rsidR="00614E60" w:rsidRPr="00614E60">
        <w:rPr>
          <w:color w:val="000080"/>
        </w:rPr>
        <w:t>64</w:t>
      </w:r>
      <w:r w:rsidR="00614E60" w:rsidRPr="00614E60">
        <w:t>;</w:t>
      </w:r>
      <w:r>
        <w:t xml:space="preserve"> </w:t>
      </w:r>
      <w:r w:rsidR="00614E60" w:rsidRPr="00614E60">
        <w:rPr>
          <w:color w:val="092E64"/>
        </w:rPr>
        <w:t>y</w:t>
      </w:r>
      <w:r w:rsidR="00614E60" w:rsidRPr="00614E60">
        <w:t>++)</w:t>
      </w:r>
      <w:r>
        <w:t xml:space="preserve"> </w:t>
      </w:r>
      <w:r w:rsidR="00614E60" w:rsidRPr="00614E60">
        <w:t>{</w:t>
      </w:r>
    </w:p>
    <w:p w:rsidR="00D13BB8" w:rsidRDefault="009E0FF6" w:rsidP="002565F7">
      <w:pPr>
        <w:pStyle w:val="code"/>
        <w:rPr>
          <w:noProof/>
        </w:rPr>
      </w:pPr>
      <w:r>
        <w:t xml:space="preserve">  </w:t>
      </w:r>
      <w:r w:rsidR="00614E60" w:rsidRPr="00614E60">
        <w:rPr>
          <w:color w:val="808000"/>
        </w:rPr>
        <w:t>for</w:t>
      </w:r>
      <w:r>
        <w:t xml:space="preserve"> </w:t>
      </w:r>
      <w:r w:rsidR="00614E60" w:rsidRPr="00614E60">
        <w:t>(</w:t>
      </w:r>
      <w:r w:rsidR="00614E60" w:rsidRPr="00614E60">
        <w:rPr>
          <w:color w:val="808000"/>
        </w:rPr>
        <w:t>int</w:t>
      </w:r>
      <w:r>
        <w:t xml:space="preserve"> </w:t>
      </w:r>
      <w:r w:rsidR="00614E60" w:rsidRPr="00614E60">
        <w:rPr>
          <w:color w:val="092E64"/>
        </w:rPr>
        <w:t>x</w:t>
      </w:r>
      <w:r>
        <w:t xml:space="preserve"> </w:t>
      </w:r>
      <w:r w:rsidR="00614E60" w:rsidRPr="00614E60">
        <w:t>=</w:t>
      </w:r>
      <w:r>
        <w:t xml:space="preserve"> </w:t>
      </w:r>
      <w:r w:rsidR="00614E60" w:rsidRPr="00614E60">
        <w:rPr>
          <w:color w:val="092E64"/>
        </w:rPr>
        <w:t>j</w:t>
      </w:r>
      <w:r>
        <w:t xml:space="preserve"> </w:t>
      </w:r>
      <w:r w:rsidR="00614E60" w:rsidRPr="00614E60">
        <w:t>*</w:t>
      </w:r>
      <w:r>
        <w:t xml:space="preserve"> </w:t>
      </w:r>
      <w:r w:rsidR="00614E60" w:rsidRPr="00614E60">
        <w:rPr>
          <w:color w:val="000080"/>
        </w:rPr>
        <w:t>64</w:t>
      </w:r>
      <w:r w:rsidR="00614E60" w:rsidRPr="00614E60">
        <w:t>;</w:t>
      </w:r>
      <w:r>
        <w:t xml:space="preserve"> </w:t>
      </w:r>
      <w:r w:rsidR="00614E60" w:rsidRPr="00614E60">
        <w:rPr>
          <w:color w:val="092E64"/>
        </w:rPr>
        <w:t>x</w:t>
      </w:r>
      <w:r>
        <w:t xml:space="preserve"> </w:t>
      </w:r>
      <w:r w:rsidR="00614E60" w:rsidRPr="00614E60">
        <w:t>&lt;</w:t>
      </w:r>
      <w:r>
        <w:t xml:space="preserve"> </w:t>
      </w:r>
      <w:r w:rsidR="00614E60" w:rsidRPr="00614E60">
        <w:t>(</w:t>
      </w:r>
      <w:r w:rsidR="00614E60" w:rsidRPr="00614E60">
        <w:rPr>
          <w:color w:val="092E64"/>
        </w:rPr>
        <w:t>j</w:t>
      </w:r>
      <w:r>
        <w:t xml:space="preserve"> </w:t>
      </w:r>
      <w:r w:rsidR="00614E60" w:rsidRPr="00614E60">
        <w:t>+</w:t>
      </w:r>
      <w:r>
        <w:t xml:space="preserve"> </w:t>
      </w:r>
      <w:r w:rsidR="00614E60" w:rsidRPr="00614E60">
        <w:rPr>
          <w:color w:val="000080"/>
        </w:rPr>
        <w:t>1</w:t>
      </w:r>
      <w:r w:rsidR="00614E60" w:rsidRPr="00614E60">
        <w:t>)</w:t>
      </w:r>
      <w:r>
        <w:t xml:space="preserve"> </w:t>
      </w:r>
      <w:r w:rsidR="00614E60" w:rsidRPr="00614E60">
        <w:t>*</w:t>
      </w:r>
      <w:r w:rsidR="00614E60" w:rsidRPr="00614E60">
        <w:rPr>
          <w:color w:val="000080"/>
        </w:rPr>
        <w:t>64</w:t>
      </w:r>
      <w:r w:rsidR="00614E60" w:rsidRPr="00614E60">
        <w:t>;</w:t>
      </w:r>
      <w:r>
        <w:t xml:space="preserve"> </w:t>
      </w:r>
      <w:r w:rsidR="00614E60" w:rsidRPr="00614E60">
        <w:rPr>
          <w:color w:val="092E64"/>
        </w:rPr>
        <w:t>x</w:t>
      </w:r>
      <w:r w:rsidR="00614E60" w:rsidRPr="00614E60">
        <w:t>++)</w:t>
      </w:r>
      <w:r>
        <w:t xml:space="preserve"> </w:t>
      </w:r>
      <w:r w:rsidR="00614E60" w:rsidRPr="00614E60">
        <w:t>{</w:t>
      </w:r>
      <w:r>
        <w:rPr>
          <w:noProof/>
        </w:rPr>
        <w:t xml:space="preserve"> </w:t>
      </w:r>
    </w:p>
    <w:p w:rsidR="00D2760E" w:rsidRPr="00D2760E" w:rsidRDefault="00D2760E" w:rsidP="00D2760E">
      <w:r>
        <w:t>Going</w:t>
      </w:r>
      <w:r w:rsidR="009E0FF6">
        <w:t xml:space="preserve"> </w:t>
      </w:r>
      <w:r>
        <w:t>through</w:t>
      </w:r>
      <w:r w:rsidR="009E0FF6">
        <w:t xml:space="preserve"> </w:t>
      </w:r>
      <w:r>
        <w:t>every</w:t>
      </w:r>
      <w:r w:rsidR="009E0FF6">
        <w:t xml:space="preserve"> </w:t>
      </w:r>
      <w:r w:rsidRPr="00C2005B">
        <w:t>y</w:t>
      </w:r>
      <w:r w:rsidR="009E0FF6">
        <w:t xml:space="preserve"> </w:t>
      </w:r>
      <w:r>
        <w:t>under</w:t>
      </w:r>
      <w:r w:rsidR="009E0FF6">
        <w:t xml:space="preserve"> </w:t>
      </w:r>
      <w:r>
        <w:t>current</w:t>
      </w:r>
      <w:r w:rsidR="009E0FF6">
        <w:t xml:space="preserve"> </w:t>
      </w:r>
      <w:r w:rsidRPr="00C2005B">
        <w:t>x</w:t>
      </w:r>
      <w:r w:rsidRPr="00D2760E">
        <w:t>,</w:t>
      </w:r>
      <w:r w:rsidR="009E0FF6">
        <w:t xml:space="preserve"> </w:t>
      </w:r>
      <w:r>
        <w:t>if</w:t>
      </w:r>
      <w:r w:rsidR="009E0FF6">
        <w:t xml:space="preserve"> </w:t>
      </w:r>
      <w:r>
        <w:t>value</w:t>
      </w:r>
      <w:r w:rsidR="009E0FF6">
        <w:t xml:space="preserve"> </w:t>
      </w:r>
      <w:r w:rsidR="00A77EAB">
        <w:t>is not</w:t>
      </w:r>
      <w:r w:rsidR="009E0FF6">
        <w:t xml:space="preserve"> </w:t>
      </w:r>
      <w:r w:rsidR="00371508">
        <w:t>zero,</w:t>
      </w:r>
      <w:r w:rsidR="009E0FF6">
        <w:t xml:space="preserve"> </w:t>
      </w:r>
      <w:r w:rsidR="00371508">
        <w:t>the</w:t>
      </w:r>
      <w:r w:rsidR="00BB3E3D">
        <w:t>n</w:t>
      </w:r>
      <w:r w:rsidR="009E0FF6">
        <w:t xml:space="preserve"> </w:t>
      </w:r>
      <w:r>
        <w:t>put</w:t>
      </w:r>
      <w:r w:rsidR="009E0FF6">
        <w:t xml:space="preserve"> </w:t>
      </w:r>
      <w:r>
        <w:t>it</w:t>
      </w:r>
      <w:r w:rsidR="009E0FF6">
        <w:t xml:space="preserve"> </w:t>
      </w:r>
      <w:r>
        <w:t>into</w:t>
      </w:r>
      <w:r w:rsidR="009E0FF6">
        <w:t xml:space="preserve"> </w:t>
      </w:r>
      <w:r>
        <w:t>variable</w:t>
      </w:r>
      <w:r w:rsidR="009E0FF6">
        <w:t xml:space="preserve"> </w:t>
      </w:r>
      <w:r w:rsidRPr="00C2005B">
        <w:t>y</w:t>
      </w:r>
      <w:r>
        <w:t>2</w:t>
      </w:r>
      <w:r w:rsidRPr="00D2760E">
        <w:t>;</w:t>
      </w:r>
    </w:p>
    <w:p w:rsidR="00614E60" w:rsidRPr="00614E60" w:rsidRDefault="00614E60" w:rsidP="002565F7">
      <w:pPr>
        <w:pStyle w:val="code"/>
      </w:pPr>
      <w:r w:rsidRPr="00614E60">
        <w:rPr>
          <w:color w:val="808000"/>
        </w:rPr>
        <w:t>if</w:t>
      </w:r>
      <w:r w:rsidR="009E0FF6">
        <w:t xml:space="preserve"> </w:t>
      </w:r>
      <w:r w:rsidRPr="00614E60">
        <w:t>(</w:t>
      </w:r>
      <w:r w:rsidRPr="00614E60">
        <w:rPr>
          <w:color w:val="092E64"/>
        </w:rPr>
        <w:t>imgCanny</w:t>
      </w:r>
      <w:r w:rsidRPr="00614E60">
        <w:t>.</w:t>
      </w:r>
      <w:r w:rsidRPr="00614E60">
        <w:rPr>
          <w:color w:val="00677C"/>
        </w:rPr>
        <w:t>at</w:t>
      </w:r>
      <w:r w:rsidRPr="00614E60">
        <w:t>&lt;</w:t>
      </w:r>
      <w:proofErr w:type="spellStart"/>
      <w:r w:rsidRPr="00614E60">
        <w:rPr>
          <w:color w:val="800080"/>
        </w:rPr>
        <w:t>uchar</w:t>
      </w:r>
      <w:proofErr w:type="spellEnd"/>
      <w:r w:rsidRPr="00614E60">
        <w:t>&gt;(</w:t>
      </w:r>
      <w:r w:rsidRPr="00614E60">
        <w:rPr>
          <w:color w:val="092E64"/>
        </w:rPr>
        <w:t>x</w:t>
      </w:r>
      <w:r w:rsidRPr="00614E60">
        <w:t>,</w:t>
      </w:r>
      <w:r w:rsidR="009E0FF6">
        <w:t xml:space="preserve"> </w:t>
      </w:r>
      <w:r w:rsidRPr="00614E60">
        <w:rPr>
          <w:color w:val="092E64"/>
        </w:rPr>
        <w:t>y</w:t>
      </w:r>
      <w:r w:rsidRPr="00614E60">
        <w:t>)</w:t>
      </w:r>
      <w:r w:rsidR="009E0FF6">
        <w:t xml:space="preserve"> </w:t>
      </w:r>
      <w:r w:rsidRPr="00614E60">
        <w:t>&gt;</w:t>
      </w:r>
      <w:r w:rsidR="009E0FF6">
        <w:t xml:space="preserve"> </w:t>
      </w:r>
      <w:r w:rsidRPr="00614E60">
        <w:rPr>
          <w:color w:val="000080"/>
        </w:rPr>
        <w:t>0</w:t>
      </w:r>
      <w:r w:rsidRPr="00614E60">
        <w:t>)</w:t>
      </w:r>
      <w:r w:rsidR="009E0FF6">
        <w:t xml:space="preserve"> </w:t>
      </w:r>
      <w:r w:rsidRPr="00614E60">
        <w:t>{</w:t>
      </w:r>
    </w:p>
    <w:p w:rsidR="00614E60" w:rsidRPr="00614E60" w:rsidRDefault="009E0FF6" w:rsidP="002565F7">
      <w:pPr>
        <w:pStyle w:val="code"/>
      </w:pPr>
      <w:r>
        <w:t xml:space="preserve">     </w:t>
      </w:r>
      <w:r w:rsidR="00614E60" w:rsidRPr="00614E60">
        <w:rPr>
          <w:color w:val="092E64"/>
        </w:rPr>
        <w:t>imgCanny</w:t>
      </w:r>
      <w:r w:rsidR="00614E60" w:rsidRPr="00614E60">
        <w:t>.</w:t>
      </w:r>
      <w:r w:rsidR="00614E60" w:rsidRPr="00614E60">
        <w:rPr>
          <w:color w:val="00677C"/>
        </w:rPr>
        <w:t>at</w:t>
      </w:r>
      <w:r w:rsidR="00614E60" w:rsidRPr="00614E60">
        <w:t>&lt;</w:t>
      </w:r>
      <w:proofErr w:type="spellStart"/>
      <w:r w:rsidR="00614E60" w:rsidRPr="00614E60">
        <w:rPr>
          <w:color w:val="800080"/>
        </w:rPr>
        <w:t>uchar</w:t>
      </w:r>
      <w:proofErr w:type="spellEnd"/>
      <w:r w:rsidR="00614E60" w:rsidRPr="00614E60">
        <w:t>&gt;(</w:t>
      </w:r>
      <w:r w:rsidR="00614E60" w:rsidRPr="00614E60">
        <w:rPr>
          <w:color w:val="092E64"/>
        </w:rPr>
        <w:t>x</w:t>
      </w:r>
      <w:r w:rsidR="00614E60" w:rsidRPr="00614E60">
        <w:t>,</w:t>
      </w:r>
      <w:r>
        <w:t xml:space="preserve"> </w:t>
      </w:r>
      <w:r w:rsidR="00614E60" w:rsidRPr="00614E60">
        <w:rPr>
          <w:color w:val="092E64"/>
        </w:rPr>
        <w:t>y</w:t>
      </w:r>
      <w:r w:rsidR="00614E60" w:rsidRPr="00614E60">
        <w:t>)</w:t>
      </w:r>
      <w:r>
        <w:t xml:space="preserve"> </w:t>
      </w:r>
      <w:r w:rsidR="00614E60" w:rsidRPr="00614E60">
        <w:t>=</w:t>
      </w:r>
      <w:r>
        <w:t xml:space="preserve"> </w:t>
      </w:r>
      <w:r w:rsidR="00614E60" w:rsidRPr="00614E60">
        <w:rPr>
          <w:color w:val="000080"/>
        </w:rPr>
        <w:t>255</w:t>
      </w:r>
      <w:r w:rsidR="00614E60" w:rsidRPr="00614E60">
        <w:t>;</w:t>
      </w:r>
    </w:p>
    <w:p w:rsidR="00614E60" w:rsidRDefault="009E0FF6" w:rsidP="002565F7">
      <w:pPr>
        <w:pStyle w:val="code"/>
      </w:pPr>
      <w:r>
        <w:t xml:space="preserve">     </w:t>
      </w:r>
      <w:r w:rsidR="00614E60" w:rsidRPr="00614E60">
        <w:rPr>
          <w:color w:val="092E64"/>
        </w:rPr>
        <w:t>y2</w:t>
      </w:r>
      <w:r>
        <w:t xml:space="preserve"> </w:t>
      </w:r>
      <w:r w:rsidR="00614E60" w:rsidRPr="00614E60">
        <w:rPr>
          <w:color w:val="00677C"/>
        </w:rPr>
        <w:t>=</w:t>
      </w:r>
      <w:r>
        <w:t xml:space="preserve"> </w:t>
      </w:r>
      <w:r w:rsidR="00614E60" w:rsidRPr="00614E60">
        <w:rPr>
          <w:color w:val="800080"/>
        </w:rPr>
        <w:t>cv</w:t>
      </w:r>
      <w:r w:rsidR="00614E60" w:rsidRPr="00614E60">
        <w:t>::</w:t>
      </w:r>
      <w:r w:rsidR="00614E60" w:rsidRPr="00614E60">
        <w:rPr>
          <w:color w:val="800080"/>
        </w:rPr>
        <w:t>Point</w:t>
      </w:r>
      <w:r w:rsidR="00614E60" w:rsidRPr="00614E60">
        <w:t>(</w:t>
      </w:r>
      <w:r w:rsidR="00614E60" w:rsidRPr="00614E60">
        <w:rPr>
          <w:color w:val="092E64"/>
        </w:rPr>
        <w:t>x</w:t>
      </w:r>
      <w:r w:rsidR="00614E60" w:rsidRPr="00614E60">
        <w:t>,</w:t>
      </w:r>
      <w:r>
        <w:t xml:space="preserve"> </w:t>
      </w:r>
      <w:r w:rsidR="00614E60" w:rsidRPr="00614E60">
        <w:rPr>
          <w:color w:val="092E64"/>
        </w:rPr>
        <w:t>y</w:t>
      </w:r>
      <w:r w:rsidR="00614E60" w:rsidRPr="00614E60">
        <w:t>);</w:t>
      </w:r>
      <w:r w:rsidR="00A77EAB">
        <w:t xml:space="preserve"> </w:t>
      </w:r>
      <w:r w:rsidR="00614E60" w:rsidRPr="00614E60">
        <w:t>}</w:t>
      </w:r>
    </w:p>
    <w:p w:rsidR="00653C9E" w:rsidRDefault="00653C9E" w:rsidP="00614E60">
      <w:pPr>
        <w:pStyle w:val="timesnew10"/>
      </w:pPr>
      <w:r>
        <w:t>After</w:t>
      </w:r>
      <w:r w:rsidR="009E0FF6">
        <w:t xml:space="preserve"> </w:t>
      </w:r>
      <w:r>
        <w:t>passing</w:t>
      </w:r>
      <w:r w:rsidR="009E0FF6">
        <w:t xml:space="preserve"> </w:t>
      </w:r>
      <w:r>
        <w:t>all</w:t>
      </w:r>
      <w:r w:rsidR="009E0FF6">
        <w:t xml:space="preserve"> </w:t>
      </w:r>
      <w:r>
        <w:t>y</w:t>
      </w:r>
      <w:r w:rsidR="009E0FF6">
        <w:t xml:space="preserve"> </w:t>
      </w:r>
      <w:r w:rsidR="00E04CAE">
        <w:t>with</w:t>
      </w:r>
      <w:r w:rsidR="009E0FF6">
        <w:t xml:space="preserve"> </w:t>
      </w:r>
      <w:r w:rsidR="00E5605A">
        <w:t>a</w:t>
      </w:r>
      <w:r w:rsidR="009E0FF6">
        <w:t xml:space="preserve"> </w:t>
      </w:r>
      <w:r w:rsidR="00E04CAE">
        <w:t>certain</w:t>
      </w:r>
      <w:r w:rsidR="009E0FF6">
        <w:t xml:space="preserve"> </w:t>
      </w:r>
      <w:r w:rsidR="00E04CAE">
        <w:t>x</w:t>
      </w:r>
      <w:r>
        <w:t>,</w:t>
      </w:r>
      <w:r w:rsidR="009E0FF6">
        <w:t xml:space="preserve"> </w:t>
      </w:r>
      <w:r>
        <w:t>y2</w:t>
      </w:r>
      <w:r w:rsidR="009E0FF6">
        <w:t xml:space="preserve"> </w:t>
      </w:r>
      <w:r>
        <w:t>put</w:t>
      </w:r>
      <w:r w:rsidR="009E0FF6">
        <w:t xml:space="preserve"> </w:t>
      </w:r>
      <w:r>
        <w:t>into</w:t>
      </w:r>
      <w:r w:rsidR="009E0FF6">
        <w:t xml:space="preserve"> </w:t>
      </w:r>
      <w:r>
        <w:t>currentX</w:t>
      </w:r>
      <w:r w:rsidR="009E0FF6">
        <w:t xml:space="preserve"> </w:t>
      </w:r>
      <w:r>
        <w:t>vector,</w:t>
      </w:r>
      <w:r w:rsidR="009E0FF6">
        <w:t xml:space="preserve"> </w:t>
      </w:r>
      <w:r>
        <w:t>checking</w:t>
      </w:r>
      <w:r w:rsidR="009E0FF6">
        <w:t xml:space="preserve"> </w:t>
      </w:r>
      <w:r>
        <w:t>if</w:t>
      </w:r>
      <w:r w:rsidR="009E0FF6">
        <w:t xml:space="preserve"> </w:t>
      </w:r>
      <w:r>
        <w:t>it</w:t>
      </w:r>
      <w:r w:rsidR="009E0FF6">
        <w:t xml:space="preserve"> </w:t>
      </w:r>
      <w:r>
        <w:t>equals</w:t>
      </w:r>
      <w:r w:rsidR="009E0FF6">
        <w:t xml:space="preserve"> </w:t>
      </w:r>
      <w:r>
        <w:t>to</w:t>
      </w:r>
      <w:r w:rsidR="009E0FF6">
        <w:t xml:space="preserve"> </w:t>
      </w:r>
      <w:r>
        <w:t>nought.</w:t>
      </w:r>
    </w:p>
    <w:p w:rsidR="00614E60" w:rsidRPr="00614E60" w:rsidRDefault="00614E60" w:rsidP="008C444A">
      <w:pPr>
        <w:pStyle w:val="code"/>
      </w:pPr>
      <w:r w:rsidRPr="00614E60">
        <w:rPr>
          <w:color w:val="808000"/>
        </w:rPr>
        <w:t>if</w:t>
      </w:r>
      <w:r w:rsidR="009E0FF6">
        <w:t xml:space="preserve"> </w:t>
      </w:r>
      <w:r w:rsidRPr="00614E60">
        <w:t>(</w:t>
      </w:r>
      <w:r w:rsidRPr="00614E60">
        <w:rPr>
          <w:color w:val="092E64"/>
        </w:rPr>
        <w:t>y2</w:t>
      </w:r>
      <w:r w:rsidRPr="00614E60">
        <w:t>.</w:t>
      </w:r>
      <w:r w:rsidRPr="00614E60">
        <w:rPr>
          <w:color w:val="800000"/>
        </w:rPr>
        <w:t>x</w:t>
      </w:r>
      <w:r w:rsidR="009E0FF6">
        <w:t xml:space="preserve"> </w:t>
      </w:r>
      <w:r w:rsidRPr="00614E60">
        <w:t>==</w:t>
      </w:r>
      <w:r w:rsidR="009E0FF6">
        <w:t xml:space="preserve"> </w:t>
      </w:r>
      <w:r w:rsidRPr="00614E60">
        <w:rPr>
          <w:color w:val="000080"/>
        </w:rPr>
        <w:t>0</w:t>
      </w:r>
      <w:r w:rsidR="009E0FF6">
        <w:t xml:space="preserve"> </w:t>
      </w:r>
      <w:r w:rsidRPr="00614E60">
        <w:t>&amp;&amp;</w:t>
      </w:r>
      <w:r w:rsidR="009E0FF6">
        <w:t xml:space="preserve"> </w:t>
      </w:r>
      <w:r w:rsidRPr="00614E60">
        <w:rPr>
          <w:color w:val="092E64"/>
        </w:rPr>
        <w:t>y2</w:t>
      </w:r>
      <w:r w:rsidRPr="00614E60">
        <w:t>.</w:t>
      </w:r>
      <w:r w:rsidRPr="00614E60">
        <w:rPr>
          <w:color w:val="800000"/>
        </w:rPr>
        <w:t>y</w:t>
      </w:r>
      <w:r w:rsidR="009E0FF6">
        <w:t xml:space="preserve"> </w:t>
      </w:r>
      <w:r w:rsidRPr="00614E60">
        <w:t>==</w:t>
      </w:r>
      <w:r w:rsidR="009E0FF6">
        <w:t xml:space="preserve"> </w:t>
      </w:r>
      <w:r w:rsidRPr="00614E60">
        <w:rPr>
          <w:color w:val="000080"/>
        </w:rPr>
        <w:t>0</w:t>
      </w:r>
      <w:r w:rsidRPr="00614E60">
        <w:t>)</w:t>
      </w:r>
      <w:r w:rsidR="009E0FF6">
        <w:t xml:space="preserve"> </w:t>
      </w:r>
      <w:r w:rsidRPr="00614E60">
        <w:t>{}</w:t>
      </w:r>
    </w:p>
    <w:p w:rsidR="00614E60" w:rsidRPr="00614E60" w:rsidRDefault="00614E60" w:rsidP="008C444A">
      <w:pPr>
        <w:pStyle w:val="code"/>
      </w:pPr>
      <w:r w:rsidRPr="00614E60">
        <w:rPr>
          <w:color w:val="808000"/>
        </w:rPr>
        <w:t>else</w:t>
      </w:r>
      <w:r w:rsidR="009E0FF6">
        <w:t xml:space="preserve"> </w:t>
      </w:r>
      <w:r w:rsidRPr="00614E60">
        <w:t>{</w:t>
      </w:r>
      <w:r w:rsidR="00A77EAB">
        <w:t xml:space="preserve"> </w:t>
      </w:r>
      <w:r w:rsidRPr="00614E60">
        <w:rPr>
          <w:color w:val="092E64"/>
        </w:rPr>
        <w:t>curSixX</w:t>
      </w:r>
      <w:r w:rsidRPr="00614E60">
        <w:t>.</w:t>
      </w:r>
      <w:r w:rsidRPr="00614E60">
        <w:rPr>
          <w:color w:val="00677C"/>
        </w:rPr>
        <w:t>push_back</w:t>
      </w:r>
      <w:r w:rsidRPr="00614E60">
        <w:t>(</w:t>
      </w:r>
      <w:r w:rsidRPr="00614E60">
        <w:rPr>
          <w:color w:val="092E64"/>
        </w:rPr>
        <w:t>y2</w:t>
      </w:r>
      <w:r w:rsidRPr="00614E60">
        <w:t>);</w:t>
      </w:r>
      <w:r w:rsidR="009E0FF6">
        <w:t xml:space="preserve"> </w:t>
      </w:r>
      <w:r w:rsidRPr="00614E60">
        <w:t>}</w:t>
      </w:r>
    </w:p>
    <w:p w:rsidR="00653C9E" w:rsidRPr="00614E60" w:rsidRDefault="00614E60" w:rsidP="008C444A">
      <w:pPr>
        <w:pStyle w:val="code"/>
      </w:pPr>
      <w:r w:rsidRPr="00614E60">
        <w:rPr>
          <w:color w:val="092E64"/>
        </w:rPr>
        <w:t>y2</w:t>
      </w:r>
      <w:r w:rsidRPr="00614E60">
        <w:t>.</w:t>
      </w:r>
      <w:r w:rsidRPr="00614E60">
        <w:rPr>
          <w:color w:val="800000"/>
        </w:rPr>
        <w:t>x</w:t>
      </w:r>
      <w:r w:rsidR="009E0FF6">
        <w:t xml:space="preserve"> </w:t>
      </w:r>
      <w:r w:rsidRPr="00614E60">
        <w:t>=</w:t>
      </w:r>
      <w:r w:rsidR="009E0FF6">
        <w:t xml:space="preserve"> </w:t>
      </w:r>
      <w:r w:rsidRPr="00614E60">
        <w:rPr>
          <w:color w:val="000080"/>
        </w:rPr>
        <w:t>0</w:t>
      </w:r>
      <w:r w:rsidRPr="00614E60">
        <w:t>;</w:t>
      </w:r>
      <w:r w:rsidR="00A77EAB">
        <w:t xml:space="preserve"> </w:t>
      </w:r>
      <w:r w:rsidRPr="00614E60">
        <w:rPr>
          <w:color w:val="092E64"/>
        </w:rPr>
        <w:t>y2</w:t>
      </w:r>
      <w:r w:rsidRPr="00614E60">
        <w:t>.</w:t>
      </w:r>
      <w:r w:rsidRPr="00614E60">
        <w:rPr>
          <w:color w:val="800000"/>
        </w:rPr>
        <w:t>y</w:t>
      </w:r>
      <w:r w:rsidR="009E0FF6">
        <w:t xml:space="preserve"> </w:t>
      </w:r>
      <w:r w:rsidRPr="00614E60">
        <w:t>=</w:t>
      </w:r>
      <w:r w:rsidR="009E0FF6">
        <w:t xml:space="preserve"> </w:t>
      </w:r>
      <w:r w:rsidRPr="00614E60">
        <w:rPr>
          <w:color w:val="000080"/>
        </w:rPr>
        <w:t>0</w:t>
      </w:r>
      <w:r w:rsidRPr="00614E60">
        <w:t>;</w:t>
      </w:r>
    </w:p>
    <w:p w:rsidR="00183182" w:rsidRPr="00522323" w:rsidRDefault="00183182" w:rsidP="00522323">
      <w:pPr>
        <w:pStyle w:val="timesnew10"/>
      </w:pPr>
      <w:r w:rsidRPr="00522323">
        <w:t>After</w:t>
      </w:r>
      <w:r w:rsidR="009E0FF6">
        <w:t xml:space="preserve"> </w:t>
      </w:r>
      <w:r w:rsidRPr="00522323">
        <w:t>this,</w:t>
      </w:r>
      <w:r w:rsidR="009E0FF6">
        <w:t xml:space="preserve"> </w:t>
      </w:r>
      <w:r w:rsidRPr="00522323">
        <w:t>do</w:t>
      </w:r>
      <w:r w:rsidR="009E0FF6">
        <w:t xml:space="preserve"> </w:t>
      </w:r>
      <w:r w:rsidRPr="00522323">
        <w:t>same</w:t>
      </w:r>
      <w:r w:rsidR="009E0FF6">
        <w:t xml:space="preserve"> </w:t>
      </w:r>
      <w:r w:rsidRPr="00522323">
        <w:t>operation</w:t>
      </w:r>
      <w:r w:rsidR="009E0FF6">
        <w:t xml:space="preserve"> </w:t>
      </w:r>
      <w:r w:rsidRPr="00522323">
        <w:t>with</w:t>
      </w:r>
      <w:r w:rsidR="009E0FF6">
        <w:t xml:space="preserve"> </w:t>
      </w:r>
      <w:r w:rsidRPr="00522323">
        <w:t>all</w:t>
      </w:r>
      <w:r w:rsidR="009E0FF6">
        <w:t xml:space="preserve"> </w:t>
      </w:r>
      <w:r w:rsidRPr="00522323">
        <w:t>x.</w:t>
      </w:r>
      <w:r w:rsidR="009E0FF6">
        <w:t xml:space="preserve"> </w:t>
      </w:r>
      <w:r w:rsidRPr="00522323">
        <w:t>Find</w:t>
      </w:r>
      <w:r w:rsidR="009E0FF6">
        <w:t xml:space="preserve"> </w:t>
      </w:r>
      <w:r w:rsidRPr="00522323">
        <w:t>cubic</w:t>
      </w:r>
      <w:r w:rsidR="009E0FF6">
        <w:t xml:space="preserve"> </w:t>
      </w:r>
      <w:r w:rsidR="00BC5A42" w:rsidRPr="00522323">
        <w:t>splines</w:t>
      </w:r>
      <w:r w:rsidR="009E0FF6">
        <w:t xml:space="preserve"> </w:t>
      </w:r>
      <w:r w:rsidR="00BC5A42" w:rsidRPr="00522323">
        <w:t>[</w:t>
      </w:r>
      <w:r w:rsidR="00ED39F5">
        <w:t>1</w:t>
      </w:r>
      <w:r w:rsidR="00BC5A42" w:rsidRPr="00522323">
        <w:t>]</w:t>
      </w:r>
      <w:r w:rsidR="009E0FF6">
        <w:t xml:space="preserve"> </w:t>
      </w:r>
      <w:r w:rsidRPr="00522323">
        <w:t>for</w:t>
      </w:r>
      <w:r w:rsidR="009E0FF6">
        <w:t xml:space="preserve"> </w:t>
      </w:r>
      <w:r w:rsidRPr="00522323">
        <w:t>whole</w:t>
      </w:r>
      <w:r w:rsidR="009E0FF6">
        <w:t xml:space="preserve"> </w:t>
      </w:r>
      <w:r w:rsidRPr="00522323">
        <w:t>array</w:t>
      </w:r>
      <w:r w:rsidR="009E0FF6">
        <w:t xml:space="preserve"> </w:t>
      </w:r>
      <w:r w:rsidRPr="00522323">
        <w:t>to</w:t>
      </w:r>
      <w:r w:rsidR="009E0FF6">
        <w:t xml:space="preserve"> </w:t>
      </w:r>
      <w:r w:rsidRPr="00522323">
        <w:t>depict</w:t>
      </w:r>
      <w:r w:rsidR="009E0FF6">
        <w:t xml:space="preserve"> </w:t>
      </w:r>
      <w:r w:rsidRPr="00522323">
        <w:t>it.</w:t>
      </w:r>
      <w:r w:rsidR="009E0FF6">
        <w:t xml:space="preserve"> </w:t>
      </w:r>
      <w:r w:rsidRPr="00522323">
        <w:t>Cubic</w:t>
      </w:r>
      <w:r w:rsidR="009E0FF6">
        <w:t xml:space="preserve"> </w:t>
      </w:r>
      <w:r w:rsidRPr="00522323">
        <w:t>spline</w:t>
      </w:r>
      <w:r w:rsidR="009E0FF6">
        <w:t xml:space="preserve"> </w:t>
      </w:r>
      <w:r w:rsidRPr="00522323">
        <w:t>finds</w:t>
      </w:r>
      <w:r w:rsidR="009E0FF6">
        <w:t xml:space="preserve"> </w:t>
      </w:r>
      <w:r w:rsidRPr="00522323">
        <w:t>function</w:t>
      </w:r>
      <w:r w:rsidR="009E0FF6">
        <w:t xml:space="preserve"> </w:t>
      </w:r>
      <w:r w:rsidRPr="00522323">
        <w:t>between</w:t>
      </w:r>
      <w:r w:rsidR="009E0FF6">
        <w:t xml:space="preserve"> </w:t>
      </w:r>
      <w:r w:rsidRPr="00522323">
        <w:t>two</w:t>
      </w:r>
      <w:r w:rsidR="009E0FF6">
        <w:t xml:space="preserve"> </w:t>
      </w:r>
      <w:r w:rsidRPr="00522323">
        <w:t>points.</w:t>
      </w:r>
      <w:r w:rsidR="009E0FF6">
        <w:t xml:space="preserve"> </w:t>
      </w:r>
      <w:r w:rsidRPr="00522323">
        <w:t>Main</w:t>
      </w:r>
      <w:r w:rsidR="009E0FF6">
        <w:t xml:space="preserve"> </w:t>
      </w:r>
      <w:r w:rsidRPr="00522323">
        <w:t>idea</w:t>
      </w:r>
      <w:r w:rsidR="009E0FF6">
        <w:t xml:space="preserve"> </w:t>
      </w:r>
      <w:r w:rsidR="00900927" w:rsidRPr="00522323">
        <w:t>of</w:t>
      </w:r>
      <w:r w:rsidR="009E0FF6">
        <w:t xml:space="preserve"> </w:t>
      </w:r>
      <w:r w:rsidR="00900927" w:rsidRPr="00522323">
        <w:t>spline</w:t>
      </w:r>
      <w:r w:rsidR="009E0FF6">
        <w:t xml:space="preserve"> </w:t>
      </w:r>
      <w:r w:rsidRPr="00522323">
        <w:t>is</w:t>
      </w:r>
      <w:r w:rsidR="009E0FF6">
        <w:t xml:space="preserve"> </w:t>
      </w:r>
      <w:r w:rsidR="00900927" w:rsidRPr="00522323">
        <w:t>to</w:t>
      </w:r>
      <w:r w:rsidR="009E0FF6">
        <w:t xml:space="preserve"> </w:t>
      </w:r>
      <w:r w:rsidRPr="00522323">
        <w:t>find</w:t>
      </w:r>
      <w:r w:rsidR="009E0FF6">
        <w:t xml:space="preserve"> </w:t>
      </w:r>
      <w:r w:rsidRPr="00522323">
        <w:t>unknown</w:t>
      </w:r>
      <w:r w:rsidR="009E0FF6">
        <w:t xml:space="preserve"> </w:t>
      </w:r>
      <w:r w:rsidR="00772AF0" w:rsidRPr="00522323">
        <w:t>parameter</w:t>
      </w:r>
      <w:r w:rsidR="009E0FF6">
        <w:t xml:space="preserve"> </w:t>
      </w:r>
      <w:r w:rsidR="00772AF0" w:rsidRPr="00522323">
        <w:t>taking</w:t>
      </w:r>
      <w:r w:rsidR="009E0FF6">
        <w:t xml:space="preserve"> </w:t>
      </w:r>
      <w:r w:rsidR="00772AF0" w:rsidRPr="00522323">
        <w:t>in</w:t>
      </w:r>
      <w:r w:rsidR="009E0FF6">
        <w:t xml:space="preserve"> </w:t>
      </w:r>
      <w:r w:rsidR="00772AF0" w:rsidRPr="00522323">
        <w:t>our</w:t>
      </w:r>
      <w:r w:rsidR="009E0FF6">
        <w:t xml:space="preserve"> </w:t>
      </w:r>
      <w:r w:rsidR="00772AF0" w:rsidRPr="00522323">
        <w:t>case</w:t>
      </w:r>
      <w:r w:rsidR="009E0FF6">
        <w:t xml:space="preserve"> </w:t>
      </w:r>
      <w:r w:rsidR="00772AF0" w:rsidRPr="00522323">
        <w:t>two</w:t>
      </w:r>
      <w:r w:rsidR="009E0FF6">
        <w:t xml:space="preserve"> </w:t>
      </w:r>
      <w:r w:rsidR="00772AF0" w:rsidRPr="00522323">
        <w:t>derivative.</w:t>
      </w:r>
    </w:p>
    <w:p w:rsidR="00BC5A42" w:rsidRPr="00522323" w:rsidRDefault="004F22F6" w:rsidP="00522323">
      <w:pPr>
        <w:pStyle w:val="timesnew10"/>
      </w:pPr>
      <w:r>
        <w:t>T</w:t>
      </w:r>
      <w:r w:rsidR="00BC5A42" w:rsidRPr="00522323">
        <w:t>his</w:t>
      </w:r>
      <w:r w:rsidR="009E0FF6">
        <w:t xml:space="preserve"> </w:t>
      </w:r>
      <w:r w:rsidR="00BC5A42" w:rsidRPr="00522323">
        <w:t>way</w:t>
      </w:r>
      <w:r w:rsidR="009E0FF6">
        <w:t xml:space="preserve"> </w:t>
      </w:r>
      <w:r w:rsidR="00BC5A42" w:rsidRPr="00522323">
        <w:t>we</w:t>
      </w:r>
      <w:r w:rsidR="009E0FF6">
        <w:t xml:space="preserve"> </w:t>
      </w:r>
      <w:r w:rsidR="00BC5A42" w:rsidRPr="00522323">
        <w:t>depict</w:t>
      </w:r>
      <w:r w:rsidR="009E0FF6">
        <w:t xml:space="preserve"> </w:t>
      </w:r>
      <w:r w:rsidR="00BC5A42" w:rsidRPr="00522323">
        <w:t>achieved</w:t>
      </w:r>
      <w:r w:rsidR="009E0FF6">
        <w:t xml:space="preserve"> </w:t>
      </w:r>
      <w:r w:rsidR="00BC5A42" w:rsidRPr="00522323">
        <w:t>image:</w:t>
      </w:r>
    </w:p>
    <w:p w:rsidR="00BC5A42" w:rsidRPr="00522323" w:rsidRDefault="00BC5A42" w:rsidP="00522323">
      <w:pPr>
        <w:pStyle w:val="timesnew10"/>
      </w:pPr>
      <w:r w:rsidRPr="00522323">
        <w:t>Submit</w:t>
      </w:r>
      <w:r w:rsidR="009E0FF6">
        <w:t xml:space="preserve"> </w:t>
      </w:r>
      <w:r w:rsidRPr="00522323">
        <w:t>to</w:t>
      </w:r>
      <w:r w:rsidR="009E0FF6">
        <w:t xml:space="preserve"> </w:t>
      </w:r>
      <w:r w:rsidRPr="00522323">
        <w:t>the</w:t>
      </w:r>
      <w:r w:rsidR="009E0FF6">
        <w:t xml:space="preserve"> </w:t>
      </w:r>
      <w:r w:rsidRPr="00522323">
        <w:t>algorithm</w:t>
      </w:r>
      <w:r w:rsidR="009E0FF6">
        <w:t xml:space="preserve"> </w:t>
      </w:r>
      <w:r w:rsidRPr="00522323">
        <w:t>separated</w:t>
      </w:r>
      <w:r w:rsidR="009E0FF6">
        <w:t xml:space="preserve"> </w:t>
      </w:r>
      <w:r w:rsidRPr="00522323">
        <w:t>currentX</w:t>
      </w:r>
      <w:r w:rsidR="009E0FF6">
        <w:t xml:space="preserve"> </w:t>
      </w:r>
      <w:r w:rsidRPr="00522323">
        <w:t>vector</w:t>
      </w:r>
      <w:r w:rsidR="009E0FF6">
        <w:t xml:space="preserve"> </w:t>
      </w:r>
      <w:r w:rsidRPr="00522323">
        <w:t>-</w:t>
      </w:r>
      <w:r w:rsidR="009E0FF6">
        <w:t xml:space="preserve"> </w:t>
      </w:r>
      <w:r w:rsidRPr="00522323">
        <w:t>X</w:t>
      </w:r>
      <w:r w:rsidR="009E0FF6">
        <w:t xml:space="preserve"> </w:t>
      </w:r>
      <w:r w:rsidRPr="00522323">
        <w:t>and</w:t>
      </w:r>
      <w:r w:rsidR="009E0FF6">
        <w:t xml:space="preserve"> </w:t>
      </w:r>
      <w:r w:rsidRPr="00522323">
        <w:t>Y</w:t>
      </w:r>
      <w:r w:rsidR="009E0FF6">
        <w:t xml:space="preserve"> </w:t>
      </w:r>
      <w:r w:rsidRPr="00522323">
        <w:t>v</w:t>
      </w:r>
      <w:r w:rsidR="003E0810">
        <w:t>ectors,</w:t>
      </w:r>
      <w:r w:rsidR="009E0FF6">
        <w:t xml:space="preserve"> </w:t>
      </w:r>
      <w:r w:rsidR="003E0810">
        <w:t>based</w:t>
      </w:r>
      <w:r w:rsidR="009E0FF6">
        <w:t xml:space="preserve"> </w:t>
      </w:r>
      <w:r w:rsidR="003E0810">
        <w:t>on</w:t>
      </w:r>
      <w:r w:rsidR="009E0FF6">
        <w:t xml:space="preserve"> </w:t>
      </w:r>
      <w:r w:rsidR="003E0810">
        <w:t>them</w:t>
      </w:r>
      <w:r w:rsidR="009E0FF6">
        <w:t xml:space="preserve"> </w:t>
      </w:r>
      <w:r w:rsidR="003E0810">
        <w:t>calculate</w:t>
      </w:r>
      <w:r w:rsidR="009E0FF6">
        <w:t xml:space="preserve"> </w:t>
      </w:r>
      <w:r w:rsidRPr="00522323">
        <w:t>function</w:t>
      </w:r>
      <w:r w:rsidR="009E0FF6">
        <w:t xml:space="preserve"> </w:t>
      </w:r>
      <w:r w:rsidRPr="00522323">
        <w:t>unknown</w:t>
      </w:r>
      <w:r w:rsidR="009E0FF6">
        <w:t xml:space="preserve"> </w:t>
      </w:r>
      <w:r w:rsidRPr="00522323">
        <w:t>parameters.</w:t>
      </w:r>
      <w:r w:rsidR="009E0FF6">
        <w:t xml:space="preserve"> </w:t>
      </w:r>
      <w:r w:rsidRPr="00522323">
        <w:t>Set</w:t>
      </w:r>
      <w:r w:rsidR="009E0FF6">
        <w:t xml:space="preserve"> </w:t>
      </w:r>
      <w:r w:rsidRPr="00522323">
        <w:t>some</w:t>
      </w:r>
      <w:r w:rsidR="009E0FF6">
        <w:t xml:space="preserve"> </w:t>
      </w:r>
      <w:r w:rsidRPr="00522323">
        <w:t>х,</w:t>
      </w:r>
      <w:r w:rsidR="009E0FF6">
        <w:t xml:space="preserve"> </w:t>
      </w:r>
      <w:r w:rsidRPr="00522323">
        <w:t>function</w:t>
      </w:r>
      <w:r w:rsidR="009E0FF6">
        <w:t xml:space="preserve"> </w:t>
      </w:r>
      <w:r w:rsidRPr="00522323">
        <w:t>give</w:t>
      </w:r>
      <w:r w:rsidR="009E0FF6">
        <w:t xml:space="preserve"> </w:t>
      </w:r>
      <w:r w:rsidRPr="00522323">
        <w:t>us</w:t>
      </w:r>
      <w:r w:rsidR="009E0FF6">
        <w:t xml:space="preserve"> </w:t>
      </w:r>
      <w:r w:rsidRPr="00522323">
        <w:t>corresponding</w:t>
      </w:r>
      <w:r w:rsidR="009E0FF6">
        <w:t xml:space="preserve"> </w:t>
      </w:r>
      <w:r w:rsidRPr="00522323">
        <w:t>y.</w:t>
      </w:r>
      <w:r w:rsidR="009E0FF6">
        <w:t xml:space="preserve"> </w:t>
      </w:r>
      <w:r w:rsidRPr="00522323">
        <w:t>Draw</w:t>
      </w:r>
      <w:r w:rsidR="009E0FF6">
        <w:t xml:space="preserve"> </w:t>
      </w:r>
      <w:r w:rsidR="007241BB" w:rsidRPr="00522323">
        <w:t>point</w:t>
      </w:r>
      <w:r w:rsidR="009E0FF6">
        <w:t xml:space="preserve"> </w:t>
      </w:r>
      <w:r w:rsidR="007241BB">
        <w:t>(</w:t>
      </w:r>
      <w:r w:rsidR="00D65A5A">
        <w:t>fig</w:t>
      </w:r>
      <w:r w:rsidR="003E0810">
        <w:t>.</w:t>
      </w:r>
      <w:r w:rsidR="009E0FF6">
        <w:t xml:space="preserve"> </w:t>
      </w:r>
      <w:r w:rsidR="008B4D56">
        <w:t>4-5</w:t>
      </w:r>
      <w:r w:rsidR="003E0810">
        <w:t>)</w:t>
      </w:r>
      <w:r w:rsidRPr="00522323">
        <w:t>.</w:t>
      </w:r>
    </w:p>
    <w:p w:rsidR="00614E60" w:rsidRPr="00614E60" w:rsidRDefault="00614E60" w:rsidP="002565F7">
      <w:pPr>
        <w:pStyle w:val="code"/>
      </w:pPr>
      <w:r w:rsidRPr="00614E60">
        <w:rPr>
          <w:color w:val="808000"/>
        </w:rPr>
        <w:t>void</w:t>
      </w:r>
      <w:r w:rsidR="009E0FF6">
        <w:rPr>
          <w:color w:val="C0C0C0"/>
        </w:rPr>
        <w:t xml:space="preserve"> </w:t>
      </w:r>
      <w:r w:rsidRPr="00614E60">
        <w:rPr>
          <w:color w:val="800080"/>
        </w:rPr>
        <w:t>opencv</w:t>
      </w:r>
      <w:r w:rsidRPr="00614E60">
        <w:t>::</w:t>
      </w:r>
      <w:proofErr w:type="spellStart"/>
      <w:r w:rsidRPr="00614E60">
        <w:rPr>
          <w:b/>
          <w:bCs/>
        </w:rPr>
        <w:t>drawSplines</w:t>
      </w:r>
      <w:proofErr w:type="spellEnd"/>
      <w:r w:rsidR="009E0FF6">
        <w:rPr>
          <w:b/>
          <w:bCs/>
        </w:rPr>
        <w:t xml:space="preserve"> </w:t>
      </w:r>
      <w:r w:rsidRPr="00614E60">
        <w:t>(</w:t>
      </w:r>
    </w:p>
    <w:p w:rsidR="00614E60" w:rsidRPr="00614E60" w:rsidRDefault="009E0FF6" w:rsidP="002565F7">
      <w:pPr>
        <w:pStyle w:val="code"/>
      </w:pPr>
      <w:r>
        <w:rPr>
          <w:color w:val="C0C0C0"/>
        </w:rPr>
        <w:t xml:space="preserve">        </w:t>
      </w:r>
      <w:r w:rsidR="00614E60" w:rsidRPr="00614E60">
        <w:rPr>
          <w:color w:val="800080"/>
        </w:rPr>
        <w:t>cv</w:t>
      </w:r>
      <w:r w:rsidR="00614E60" w:rsidRPr="00614E60">
        <w:t>::</w:t>
      </w:r>
      <w:r w:rsidR="00614E60" w:rsidRPr="00614E60">
        <w:rPr>
          <w:color w:val="800080"/>
        </w:rPr>
        <w:t>Mat</w:t>
      </w:r>
      <w:r>
        <w:rPr>
          <w:color w:val="C0C0C0"/>
        </w:rPr>
        <w:t xml:space="preserve"> </w:t>
      </w:r>
      <w:r w:rsidR="00614E60" w:rsidRPr="00614E60">
        <w:t>&amp;</w:t>
      </w:r>
      <w:proofErr w:type="spellStart"/>
      <w:r w:rsidR="00614E60" w:rsidRPr="00614E60">
        <w:rPr>
          <w:color w:val="092E64"/>
        </w:rPr>
        <w:t>im</w:t>
      </w:r>
      <w:proofErr w:type="spellEnd"/>
      <w:r w:rsidR="00614E60" w:rsidRPr="00614E60">
        <w:t>,</w:t>
      </w:r>
      <w:r>
        <w:t xml:space="preserve"> </w:t>
      </w:r>
      <w:r w:rsidR="00614E60" w:rsidRPr="00614E60">
        <w:rPr>
          <w:color w:val="800080"/>
        </w:rPr>
        <w:t>vector</w:t>
      </w:r>
      <w:r w:rsidR="00614E60" w:rsidRPr="00614E60">
        <w:t>&lt;</w:t>
      </w:r>
      <w:r w:rsidR="00614E60" w:rsidRPr="00614E60">
        <w:rPr>
          <w:color w:val="808000"/>
        </w:rPr>
        <w:t>double</w:t>
      </w:r>
      <w:r w:rsidR="00614E60" w:rsidRPr="00614E60">
        <w:t>&gt;</w:t>
      </w:r>
      <w:r>
        <w:rPr>
          <w:color w:val="C0C0C0"/>
        </w:rPr>
        <w:t xml:space="preserve"> </w:t>
      </w:r>
      <w:r w:rsidR="00614E60" w:rsidRPr="00614E60">
        <w:t>&amp;</w:t>
      </w:r>
      <w:proofErr w:type="spellStart"/>
      <w:r w:rsidR="00614E60" w:rsidRPr="00614E60">
        <w:rPr>
          <w:color w:val="092E64"/>
        </w:rPr>
        <w:t>vecX</w:t>
      </w:r>
      <w:proofErr w:type="spellEnd"/>
      <w:r w:rsidR="00614E60" w:rsidRPr="00614E60">
        <w:t>,</w:t>
      </w:r>
    </w:p>
    <w:p w:rsidR="00614E60" w:rsidRPr="00614E60" w:rsidRDefault="009E0FF6" w:rsidP="002565F7">
      <w:pPr>
        <w:pStyle w:val="code"/>
      </w:pPr>
      <w:r>
        <w:rPr>
          <w:color w:val="C0C0C0"/>
        </w:rPr>
        <w:t xml:space="preserve">        </w:t>
      </w:r>
      <w:r w:rsidR="00614E60" w:rsidRPr="00614E60">
        <w:rPr>
          <w:color w:val="800080"/>
        </w:rPr>
        <w:t>vector</w:t>
      </w:r>
      <w:r w:rsidR="00614E60" w:rsidRPr="00614E60">
        <w:t>&lt;</w:t>
      </w:r>
      <w:r w:rsidR="00614E60" w:rsidRPr="00614E60">
        <w:rPr>
          <w:color w:val="808000"/>
        </w:rPr>
        <w:t>double</w:t>
      </w:r>
      <w:r w:rsidR="00614E60" w:rsidRPr="00614E60">
        <w:t>&gt;</w:t>
      </w:r>
      <w:r>
        <w:rPr>
          <w:color w:val="C0C0C0"/>
        </w:rPr>
        <w:t xml:space="preserve"> </w:t>
      </w:r>
      <w:r w:rsidR="00614E60" w:rsidRPr="00614E60">
        <w:t>&amp;</w:t>
      </w:r>
      <w:proofErr w:type="spellStart"/>
      <w:r w:rsidR="00614E60" w:rsidRPr="00614E60">
        <w:rPr>
          <w:color w:val="092E64"/>
        </w:rPr>
        <w:t>vecY</w:t>
      </w:r>
      <w:proofErr w:type="spellEnd"/>
      <w:r w:rsidR="00614E60" w:rsidRPr="00614E60">
        <w:t>,</w:t>
      </w:r>
      <w:r>
        <w:t xml:space="preserve"> </w:t>
      </w:r>
      <w:r w:rsidR="00614E60" w:rsidRPr="00614E60">
        <w:rPr>
          <w:color w:val="808000"/>
        </w:rPr>
        <w:t>bool</w:t>
      </w:r>
      <w:r>
        <w:rPr>
          <w:color w:val="C0C0C0"/>
        </w:rPr>
        <w:t xml:space="preserve"> </w:t>
      </w:r>
      <w:proofErr w:type="spellStart"/>
      <w:r w:rsidR="00614E60" w:rsidRPr="00614E60">
        <w:rPr>
          <w:color w:val="092E64"/>
        </w:rPr>
        <w:t>isClosed</w:t>
      </w:r>
      <w:proofErr w:type="spellEnd"/>
      <w:r>
        <w:rPr>
          <w:color w:val="C0C0C0"/>
        </w:rPr>
        <w:t xml:space="preserve"> </w:t>
      </w:r>
      <w:r w:rsidR="00614E60" w:rsidRPr="00614E60">
        <w:t>,</w:t>
      </w:r>
    </w:p>
    <w:p w:rsidR="00614E60" w:rsidRPr="00614E60" w:rsidRDefault="009E0FF6" w:rsidP="002565F7">
      <w:pPr>
        <w:pStyle w:val="code"/>
      </w:pPr>
      <w:r>
        <w:rPr>
          <w:color w:val="C0C0C0"/>
        </w:rPr>
        <w:t xml:space="preserve">        </w:t>
      </w:r>
      <w:r w:rsidR="00614E60" w:rsidRPr="00614E60">
        <w:rPr>
          <w:color w:val="808000"/>
        </w:rPr>
        <w:t>bool</w:t>
      </w:r>
      <w:r>
        <w:rPr>
          <w:color w:val="C0C0C0"/>
        </w:rPr>
        <w:t xml:space="preserve"> </w:t>
      </w:r>
      <w:proofErr w:type="spellStart"/>
      <w:r w:rsidR="00614E60" w:rsidRPr="00614E60">
        <w:rPr>
          <w:color w:val="092E64"/>
        </w:rPr>
        <w:t>yOrX</w:t>
      </w:r>
      <w:proofErr w:type="spellEnd"/>
      <w:r>
        <w:rPr>
          <w:color w:val="092E64"/>
        </w:rPr>
        <w:t xml:space="preserve"> </w:t>
      </w:r>
      <w:r w:rsidR="00614E60" w:rsidRPr="00614E60">
        <w:t>)</w:t>
      </w:r>
      <w:r>
        <w:t xml:space="preserve"> </w:t>
      </w:r>
      <w:r w:rsidR="00614E60" w:rsidRPr="00614E60">
        <w:t>{</w:t>
      </w:r>
    </w:p>
    <w:p w:rsidR="00614E60" w:rsidRPr="00614E60" w:rsidRDefault="009E0FF6" w:rsidP="002565F7">
      <w:pPr>
        <w:pStyle w:val="code"/>
      </w:pPr>
      <w:r>
        <w:rPr>
          <w:color w:val="C0C0C0"/>
        </w:rPr>
        <w:t xml:space="preserve">    </w:t>
      </w:r>
      <w:proofErr w:type="spellStart"/>
      <w:r w:rsidR="00614E60" w:rsidRPr="00614E60">
        <w:rPr>
          <w:color w:val="800080"/>
        </w:rPr>
        <w:t>tk</w:t>
      </w:r>
      <w:proofErr w:type="spellEnd"/>
      <w:r w:rsidR="00614E60" w:rsidRPr="00614E60">
        <w:t>::</w:t>
      </w:r>
      <w:r w:rsidR="00614E60" w:rsidRPr="00614E60">
        <w:rPr>
          <w:color w:val="800080"/>
        </w:rPr>
        <w:t>spline</w:t>
      </w:r>
      <w:r>
        <w:rPr>
          <w:color w:val="C0C0C0"/>
        </w:rPr>
        <w:t xml:space="preserve"> </w:t>
      </w:r>
      <w:r w:rsidR="00614E60" w:rsidRPr="00614E60">
        <w:rPr>
          <w:color w:val="092E64"/>
        </w:rPr>
        <w:t>s</w:t>
      </w:r>
      <w:r w:rsidR="00614E60" w:rsidRPr="00614E60">
        <w:t>;</w:t>
      </w:r>
    </w:p>
    <w:p w:rsidR="00614E60" w:rsidRPr="00614E60" w:rsidRDefault="009E0FF6" w:rsidP="002565F7">
      <w:pPr>
        <w:pStyle w:val="code"/>
      </w:pPr>
      <w:r>
        <w:rPr>
          <w:color w:val="C0C0C0"/>
        </w:rPr>
        <w:t xml:space="preserve">    </w:t>
      </w:r>
      <w:proofErr w:type="spellStart"/>
      <w:r w:rsidR="00614E60" w:rsidRPr="00614E60">
        <w:rPr>
          <w:color w:val="092E64"/>
        </w:rPr>
        <w:t>s</w:t>
      </w:r>
      <w:r w:rsidR="00614E60" w:rsidRPr="00614E60">
        <w:t>.set_points</w:t>
      </w:r>
      <w:proofErr w:type="spellEnd"/>
      <w:r w:rsidR="00614E60" w:rsidRPr="00614E60">
        <w:t>(</w:t>
      </w:r>
      <w:proofErr w:type="spellStart"/>
      <w:r w:rsidR="00614E60" w:rsidRPr="00614E60">
        <w:rPr>
          <w:color w:val="092E64"/>
        </w:rPr>
        <w:t>vecX</w:t>
      </w:r>
      <w:proofErr w:type="spellEnd"/>
      <w:r w:rsidR="00614E60" w:rsidRPr="00614E60">
        <w:t>,</w:t>
      </w:r>
      <w:r>
        <w:rPr>
          <w:color w:val="C0C0C0"/>
        </w:rPr>
        <w:t xml:space="preserve"> </w:t>
      </w:r>
      <w:proofErr w:type="spellStart"/>
      <w:r w:rsidR="00614E60" w:rsidRPr="00614E60">
        <w:rPr>
          <w:color w:val="092E64"/>
        </w:rPr>
        <w:t>vecY</w:t>
      </w:r>
      <w:proofErr w:type="spellEnd"/>
      <w:r w:rsidR="00614E60" w:rsidRPr="00614E60">
        <w:t>);</w:t>
      </w:r>
    </w:p>
    <w:p w:rsidR="00614E60" w:rsidRPr="00614E60" w:rsidRDefault="009E0FF6" w:rsidP="002565F7">
      <w:pPr>
        <w:pStyle w:val="code"/>
      </w:pPr>
      <w:r>
        <w:rPr>
          <w:color w:val="C0C0C0"/>
        </w:rPr>
        <w:t xml:space="preserve">    </w:t>
      </w:r>
      <w:r w:rsidR="00614E60" w:rsidRPr="00614E60">
        <w:rPr>
          <w:color w:val="808000"/>
        </w:rPr>
        <w:t>double</w:t>
      </w:r>
      <w:r>
        <w:rPr>
          <w:color w:val="C0C0C0"/>
        </w:rPr>
        <w:t xml:space="preserve"> </w:t>
      </w:r>
      <w:r w:rsidR="00614E60" w:rsidRPr="00614E60">
        <w:rPr>
          <w:color w:val="092E64"/>
        </w:rPr>
        <w:t>beg</w:t>
      </w:r>
      <w:r>
        <w:rPr>
          <w:color w:val="C0C0C0"/>
        </w:rPr>
        <w:t xml:space="preserve"> </w:t>
      </w:r>
      <w:r w:rsidR="00614E60" w:rsidRPr="00614E60">
        <w:t>=</w:t>
      </w:r>
      <w:r>
        <w:rPr>
          <w:color w:val="C0C0C0"/>
        </w:rPr>
        <w:t xml:space="preserve"> </w:t>
      </w:r>
      <w:r w:rsidR="00614E60" w:rsidRPr="00614E60">
        <w:rPr>
          <w:color w:val="092E64"/>
        </w:rPr>
        <w:t>vecX</w:t>
      </w:r>
      <w:r w:rsidR="00614E60" w:rsidRPr="00614E60">
        <w:t>.at(</w:t>
      </w:r>
      <w:r w:rsidR="00614E60" w:rsidRPr="00614E60">
        <w:rPr>
          <w:color w:val="000080"/>
        </w:rPr>
        <w:t>0</w:t>
      </w:r>
      <w:r w:rsidR="00614E60" w:rsidRPr="00614E60">
        <w:t>);</w:t>
      </w:r>
    </w:p>
    <w:p w:rsidR="00614E60" w:rsidRPr="00614E60" w:rsidRDefault="009E0FF6" w:rsidP="002565F7">
      <w:pPr>
        <w:pStyle w:val="code"/>
      </w:pPr>
      <w:r>
        <w:rPr>
          <w:color w:val="C0C0C0"/>
        </w:rPr>
        <w:t xml:space="preserve">    </w:t>
      </w:r>
      <w:r w:rsidR="00614E60" w:rsidRPr="00614E60">
        <w:rPr>
          <w:color w:val="808000"/>
        </w:rPr>
        <w:t>double</w:t>
      </w:r>
      <w:r>
        <w:rPr>
          <w:color w:val="C0C0C0"/>
        </w:rPr>
        <w:t xml:space="preserve"> </w:t>
      </w:r>
      <w:proofErr w:type="spellStart"/>
      <w:r w:rsidR="00614E60" w:rsidRPr="00614E60">
        <w:rPr>
          <w:color w:val="092E64"/>
        </w:rPr>
        <w:t>en</w:t>
      </w:r>
      <w:proofErr w:type="spellEnd"/>
      <w:r>
        <w:rPr>
          <w:color w:val="C0C0C0"/>
        </w:rPr>
        <w:t xml:space="preserve"> </w:t>
      </w:r>
      <w:r w:rsidR="00614E60" w:rsidRPr="00614E60">
        <w:t>=</w:t>
      </w:r>
      <w:r>
        <w:rPr>
          <w:color w:val="C0C0C0"/>
        </w:rPr>
        <w:t xml:space="preserve"> </w:t>
      </w:r>
      <w:r w:rsidR="00614E60" w:rsidRPr="00614E60">
        <w:rPr>
          <w:color w:val="092E64"/>
        </w:rPr>
        <w:t>vecX</w:t>
      </w:r>
      <w:r w:rsidR="00614E60" w:rsidRPr="00614E60">
        <w:t>.at(</w:t>
      </w:r>
      <w:proofErr w:type="spellStart"/>
      <w:r w:rsidR="00614E60" w:rsidRPr="00614E60">
        <w:rPr>
          <w:color w:val="092E64"/>
        </w:rPr>
        <w:t>vecX</w:t>
      </w:r>
      <w:r w:rsidR="00614E60" w:rsidRPr="00614E60">
        <w:t>.size</w:t>
      </w:r>
      <w:proofErr w:type="spellEnd"/>
      <w:r w:rsidR="00614E60" w:rsidRPr="00614E60">
        <w:t>()</w:t>
      </w:r>
      <w:r>
        <w:rPr>
          <w:color w:val="C0C0C0"/>
        </w:rPr>
        <w:t xml:space="preserve"> </w:t>
      </w:r>
      <w:r w:rsidR="00614E60" w:rsidRPr="00614E60">
        <w:t>-</w:t>
      </w:r>
      <w:r>
        <w:rPr>
          <w:color w:val="C0C0C0"/>
        </w:rPr>
        <w:t xml:space="preserve"> </w:t>
      </w:r>
      <w:r w:rsidR="00614E60" w:rsidRPr="00614E60">
        <w:rPr>
          <w:color w:val="000080"/>
        </w:rPr>
        <w:t>1</w:t>
      </w:r>
      <w:r w:rsidR="00614E60" w:rsidRPr="00614E60">
        <w:t>);</w:t>
      </w:r>
    </w:p>
    <w:p w:rsidR="00614E60" w:rsidRPr="00614E60" w:rsidRDefault="009E0FF6" w:rsidP="002565F7">
      <w:pPr>
        <w:pStyle w:val="code"/>
      </w:pPr>
      <w:r>
        <w:rPr>
          <w:color w:val="C0C0C0"/>
        </w:rPr>
        <w:t xml:space="preserve">    </w:t>
      </w:r>
      <w:r w:rsidR="00614E60" w:rsidRPr="00614E60">
        <w:rPr>
          <w:color w:val="808000"/>
        </w:rPr>
        <w:t>double</w:t>
      </w:r>
      <w:r>
        <w:rPr>
          <w:color w:val="C0C0C0"/>
        </w:rPr>
        <w:t xml:space="preserve"> </w:t>
      </w:r>
      <w:proofErr w:type="spellStart"/>
      <w:r w:rsidR="00614E60" w:rsidRPr="00614E60">
        <w:rPr>
          <w:color w:val="092E64"/>
        </w:rPr>
        <w:t>dif</w:t>
      </w:r>
      <w:proofErr w:type="spellEnd"/>
      <w:r>
        <w:rPr>
          <w:color w:val="C0C0C0"/>
        </w:rPr>
        <w:t xml:space="preserve"> </w:t>
      </w:r>
      <w:r w:rsidR="00614E60" w:rsidRPr="00614E60">
        <w:t>=</w:t>
      </w:r>
      <w:r>
        <w:rPr>
          <w:color w:val="C0C0C0"/>
        </w:rPr>
        <w:t xml:space="preserve"> </w:t>
      </w:r>
      <w:proofErr w:type="spellStart"/>
      <w:r w:rsidR="00614E60" w:rsidRPr="00614E60">
        <w:rPr>
          <w:color w:val="092E64"/>
        </w:rPr>
        <w:t>en</w:t>
      </w:r>
      <w:proofErr w:type="spellEnd"/>
      <w:r>
        <w:rPr>
          <w:color w:val="C0C0C0"/>
        </w:rPr>
        <w:t xml:space="preserve"> </w:t>
      </w:r>
      <w:r w:rsidR="00614E60" w:rsidRPr="00614E60">
        <w:t>-</w:t>
      </w:r>
      <w:r>
        <w:rPr>
          <w:color w:val="C0C0C0"/>
        </w:rPr>
        <w:t xml:space="preserve"> </w:t>
      </w:r>
      <w:r w:rsidR="00614E60" w:rsidRPr="00614E60">
        <w:rPr>
          <w:color w:val="092E64"/>
        </w:rPr>
        <w:t>beg</w:t>
      </w:r>
      <w:r w:rsidR="00614E60" w:rsidRPr="00614E60">
        <w:t>;</w:t>
      </w:r>
    </w:p>
    <w:p w:rsidR="00614E60" w:rsidRPr="00614E60" w:rsidRDefault="009E0FF6" w:rsidP="002565F7">
      <w:pPr>
        <w:pStyle w:val="code"/>
      </w:pPr>
      <w:r>
        <w:rPr>
          <w:color w:val="C0C0C0"/>
        </w:rPr>
        <w:lastRenderedPageBreak/>
        <w:t xml:space="preserve">    </w:t>
      </w:r>
      <w:r w:rsidR="00614E60" w:rsidRPr="00614E60">
        <w:rPr>
          <w:color w:val="808000"/>
        </w:rPr>
        <w:t>double</w:t>
      </w:r>
      <w:r>
        <w:rPr>
          <w:color w:val="C0C0C0"/>
        </w:rPr>
        <w:t xml:space="preserve"> </w:t>
      </w:r>
      <w:proofErr w:type="spellStart"/>
      <w:r w:rsidR="00614E60" w:rsidRPr="00614E60">
        <w:rPr>
          <w:color w:val="092E64"/>
        </w:rPr>
        <w:t>step_size</w:t>
      </w:r>
      <w:proofErr w:type="spellEnd"/>
      <w:r>
        <w:rPr>
          <w:color w:val="C0C0C0"/>
        </w:rPr>
        <w:t xml:space="preserve"> </w:t>
      </w:r>
      <w:r w:rsidR="00614E60" w:rsidRPr="00614E60">
        <w:t>=</w:t>
      </w:r>
      <w:r>
        <w:rPr>
          <w:color w:val="C0C0C0"/>
        </w:rPr>
        <w:t xml:space="preserve"> </w:t>
      </w:r>
      <w:r w:rsidR="00614E60" w:rsidRPr="00614E60">
        <w:rPr>
          <w:color w:val="000080"/>
        </w:rPr>
        <w:t>0.05</w:t>
      </w:r>
      <w:r w:rsidR="00614E60" w:rsidRPr="00614E60">
        <w:t>;</w:t>
      </w:r>
    </w:p>
    <w:p w:rsidR="00614E60" w:rsidRPr="00614E60" w:rsidRDefault="009E0FF6" w:rsidP="002565F7">
      <w:pPr>
        <w:pStyle w:val="code"/>
      </w:pPr>
      <w:r>
        <w:rPr>
          <w:color w:val="C0C0C0"/>
        </w:rPr>
        <w:t xml:space="preserve">    </w:t>
      </w:r>
      <w:r w:rsidR="00614E60" w:rsidRPr="00614E60">
        <w:rPr>
          <w:color w:val="808000"/>
        </w:rPr>
        <w:t>int</w:t>
      </w:r>
      <w:r>
        <w:rPr>
          <w:color w:val="C0C0C0"/>
        </w:rPr>
        <w:t xml:space="preserve"> </w:t>
      </w:r>
      <w:proofErr w:type="spellStart"/>
      <w:r w:rsidR="00614E60" w:rsidRPr="00614E60">
        <w:rPr>
          <w:color w:val="092E64"/>
        </w:rPr>
        <w:t>step_number</w:t>
      </w:r>
      <w:proofErr w:type="spellEnd"/>
      <w:r>
        <w:rPr>
          <w:color w:val="C0C0C0"/>
        </w:rPr>
        <w:t xml:space="preserve"> </w:t>
      </w:r>
      <w:r w:rsidR="00614E60" w:rsidRPr="00614E60">
        <w:t>=</w:t>
      </w:r>
      <w:r>
        <w:rPr>
          <w:color w:val="C0C0C0"/>
        </w:rPr>
        <w:t xml:space="preserve"> </w:t>
      </w:r>
      <w:proofErr w:type="spellStart"/>
      <w:r w:rsidR="00614E60" w:rsidRPr="00614E60">
        <w:rPr>
          <w:color w:val="092E64"/>
        </w:rPr>
        <w:t>dif</w:t>
      </w:r>
      <w:proofErr w:type="spellEnd"/>
      <w:r w:rsidR="00614E60" w:rsidRPr="00614E60">
        <w:t>/</w:t>
      </w:r>
      <w:proofErr w:type="spellStart"/>
      <w:r w:rsidR="00614E60" w:rsidRPr="00614E60">
        <w:rPr>
          <w:color w:val="092E64"/>
        </w:rPr>
        <w:t>step_size</w:t>
      </w:r>
      <w:proofErr w:type="spellEnd"/>
      <w:r>
        <w:rPr>
          <w:color w:val="C0C0C0"/>
        </w:rPr>
        <w:t xml:space="preserve"> </w:t>
      </w:r>
      <w:r w:rsidR="00614E60" w:rsidRPr="00614E60">
        <w:t>;</w:t>
      </w:r>
    </w:p>
    <w:p w:rsidR="00614E60" w:rsidRPr="00614E60" w:rsidRDefault="009E0FF6" w:rsidP="002565F7">
      <w:pPr>
        <w:pStyle w:val="code"/>
      </w:pPr>
      <w:r>
        <w:rPr>
          <w:color w:val="C0C0C0"/>
        </w:rPr>
        <w:t xml:space="preserve">    </w:t>
      </w:r>
      <w:r w:rsidR="00614E60" w:rsidRPr="00614E60">
        <w:rPr>
          <w:color w:val="808000"/>
        </w:rPr>
        <w:t>double</w:t>
      </w:r>
      <w:r>
        <w:rPr>
          <w:color w:val="C0C0C0"/>
        </w:rPr>
        <w:t xml:space="preserve"> </w:t>
      </w:r>
      <w:proofErr w:type="spellStart"/>
      <w:r w:rsidR="00614E60" w:rsidRPr="00614E60">
        <w:rPr>
          <w:color w:val="092E64"/>
        </w:rPr>
        <w:t>cur_y</w:t>
      </w:r>
      <w:proofErr w:type="spellEnd"/>
      <w:r>
        <w:rPr>
          <w:color w:val="C0C0C0"/>
        </w:rPr>
        <w:t xml:space="preserve"> </w:t>
      </w:r>
      <w:r w:rsidR="00614E60" w:rsidRPr="00614E60">
        <w:t>=</w:t>
      </w:r>
      <w:r>
        <w:rPr>
          <w:color w:val="C0C0C0"/>
        </w:rPr>
        <w:t xml:space="preserve"> </w:t>
      </w:r>
      <w:r w:rsidR="00614E60" w:rsidRPr="00614E60">
        <w:rPr>
          <w:color w:val="000080"/>
        </w:rPr>
        <w:t>0</w:t>
      </w:r>
      <w:r w:rsidR="00614E60" w:rsidRPr="00614E60">
        <w:t>;</w:t>
      </w:r>
    </w:p>
    <w:p w:rsidR="00614E60" w:rsidRPr="00614E60" w:rsidRDefault="009E0FF6" w:rsidP="002565F7">
      <w:pPr>
        <w:pStyle w:val="code"/>
      </w:pPr>
      <w:r>
        <w:rPr>
          <w:color w:val="C0C0C0"/>
        </w:rPr>
        <w:t xml:space="preserve">    </w:t>
      </w:r>
      <w:r w:rsidR="00614E60" w:rsidRPr="00614E60">
        <w:rPr>
          <w:color w:val="808000"/>
        </w:rPr>
        <w:t>while</w:t>
      </w:r>
      <w:r>
        <w:rPr>
          <w:color w:val="C0C0C0"/>
        </w:rPr>
        <w:t xml:space="preserve"> </w:t>
      </w:r>
      <w:r w:rsidR="00614E60" w:rsidRPr="00614E60">
        <w:t>(</w:t>
      </w:r>
      <w:r w:rsidR="00614E60" w:rsidRPr="00614E60">
        <w:rPr>
          <w:color w:val="092E64"/>
        </w:rPr>
        <w:t>beg</w:t>
      </w:r>
      <w:r>
        <w:rPr>
          <w:color w:val="C0C0C0"/>
        </w:rPr>
        <w:t xml:space="preserve"> </w:t>
      </w:r>
      <w:r w:rsidR="00614E60" w:rsidRPr="00614E60">
        <w:t>&lt;</w:t>
      </w:r>
      <w:r>
        <w:rPr>
          <w:color w:val="C0C0C0"/>
        </w:rPr>
        <w:t xml:space="preserve"> </w:t>
      </w:r>
      <w:r w:rsidR="00614E60" w:rsidRPr="00614E60">
        <w:rPr>
          <w:color w:val="092E64"/>
        </w:rPr>
        <w:t>en</w:t>
      </w:r>
      <w:r w:rsidR="00614E60" w:rsidRPr="00614E60">
        <w:t>)</w:t>
      </w:r>
      <w:r>
        <w:rPr>
          <w:color w:val="C0C0C0"/>
        </w:rPr>
        <w:t xml:space="preserve"> </w:t>
      </w:r>
      <w:r w:rsidR="00614E60" w:rsidRPr="00614E60">
        <w:t>{</w:t>
      </w:r>
    </w:p>
    <w:p w:rsidR="00614E60" w:rsidRPr="00614E60" w:rsidRDefault="009E0FF6" w:rsidP="002565F7">
      <w:pPr>
        <w:pStyle w:val="code"/>
      </w:pPr>
      <w:r>
        <w:rPr>
          <w:color w:val="C0C0C0"/>
        </w:rPr>
        <w:t xml:space="preserve">        </w:t>
      </w:r>
      <w:r w:rsidR="00614E60" w:rsidRPr="00614E60">
        <w:rPr>
          <w:color w:val="092E64"/>
        </w:rPr>
        <w:t>beg</w:t>
      </w:r>
      <w:r>
        <w:rPr>
          <w:color w:val="C0C0C0"/>
        </w:rPr>
        <w:t xml:space="preserve"> </w:t>
      </w:r>
      <w:r w:rsidR="00614E60" w:rsidRPr="00614E60">
        <w:t>+=</w:t>
      </w:r>
      <w:r>
        <w:rPr>
          <w:color w:val="C0C0C0"/>
        </w:rPr>
        <w:t xml:space="preserve"> </w:t>
      </w:r>
      <w:proofErr w:type="spellStart"/>
      <w:r w:rsidR="00614E60" w:rsidRPr="00614E60">
        <w:rPr>
          <w:color w:val="092E64"/>
        </w:rPr>
        <w:t>step_size</w:t>
      </w:r>
      <w:proofErr w:type="spellEnd"/>
      <w:r w:rsidR="00614E60" w:rsidRPr="00614E60">
        <w:t>;</w:t>
      </w:r>
    </w:p>
    <w:p w:rsidR="00614E60" w:rsidRPr="00614E60" w:rsidRDefault="009E0FF6" w:rsidP="002565F7">
      <w:pPr>
        <w:pStyle w:val="code"/>
      </w:pPr>
      <w:r>
        <w:rPr>
          <w:color w:val="C0C0C0"/>
        </w:rPr>
        <w:t xml:space="preserve">        </w:t>
      </w:r>
      <w:proofErr w:type="spellStart"/>
      <w:r w:rsidR="00614E60" w:rsidRPr="00614E60">
        <w:rPr>
          <w:color w:val="092E64"/>
        </w:rPr>
        <w:t>cur_y</w:t>
      </w:r>
      <w:proofErr w:type="spellEnd"/>
      <w:r>
        <w:rPr>
          <w:color w:val="C0C0C0"/>
        </w:rPr>
        <w:t xml:space="preserve"> </w:t>
      </w:r>
      <w:r w:rsidR="00614E60" w:rsidRPr="00614E60">
        <w:t>=</w:t>
      </w:r>
      <w:r>
        <w:rPr>
          <w:color w:val="C0C0C0"/>
        </w:rPr>
        <w:t xml:space="preserve"> </w:t>
      </w:r>
      <w:r w:rsidR="00614E60" w:rsidRPr="00614E60">
        <w:rPr>
          <w:color w:val="092E64"/>
        </w:rPr>
        <w:t>s</w:t>
      </w:r>
      <w:r w:rsidR="00614E60" w:rsidRPr="00614E60">
        <w:t>(</w:t>
      </w:r>
      <w:r w:rsidR="00614E60" w:rsidRPr="00614E60">
        <w:rPr>
          <w:color w:val="092E64"/>
        </w:rPr>
        <w:t>beg</w:t>
      </w:r>
      <w:r w:rsidR="00614E60" w:rsidRPr="00614E60">
        <w:t>);</w:t>
      </w:r>
    </w:p>
    <w:p w:rsidR="00614E60" w:rsidRPr="00614E60" w:rsidRDefault="009E0FF6" w:rsidP="002565F7">
      <w:pPr>
        <w:pStyle w:val="code"/>
      </w:pPr>
      <w:r>
        <w:rPr>
          <w:color w:val="C0C0C0"/>
        </w:rPr>
        <w:t xml:space="preserve">        </w:t>
      </w:r>
      <w:r w:rsidR="00614E60" w:rsidRPr="00614E60">
        <w:rPr>
          <w:color w:val="808000"/>
        </w:rPr>
        <w:t>if</w:t>
      </w:r>
      <w:r w:rsidR="00614E60" w:rsidRPr="00614E60">
        <w:t>(</w:t>
      </w:r>
      <w:proofErr w:type="spellStart"/>
      <w:r w:rsidR="00614E60" w:rsidRPr="00614E60">
        <w:rPr>
          <w:color w:val="092E64"/>
        </w:rPr>
        <w:t>yOrX</w:t>
      </w:r>
      <w:proofErr w:type="spellEnd"/>
      <w:r>
        <w:rPr>
          <w:color w:val="C0C0C0"/>
        </w:rPr>
        <w:t xml:space="preserve"> </w:t>
      </w:r>
      <w:r w:rsidR="00614E60" w:rsidRPr="00614E60">
        <w:t>==</w:t>
      </w:r>
      <w:r>
        <w:rPr>
          <w:color w:val="C0C0C0"/>
        </w:rPr>
        <w:t xml:space="preserve"> </w:t>
      </w:r>
      <w:r w:rsidR="00614E60" w:rsidRPr="00614E60">
        <w:rPr>
          <w:color w:val="808000"/>
        </w:rPr>
        <w:t>false</w:t>
      </w:r>
      <w:r w:rsidR="00614E60" w:rsidRPr="00614E60">
        <w:t>)</w:t>
      </w:r>
    </w:p>
    <w:p w:rsidR="00614E60" w:rsidRPr="00614E60" w:rsidRDefault="009E0FF6" w:rsidP="002565F7">
      <w:pPr>
        <w:pStyle w:val="code"/>
      </w:pPr>
      <w:r>
        <w:rPr>
          <w:color w:val="C0C0C0"/>
        </w:rPr>
        <w:t xml:space="preserve">            </w:t>
      </w:r>
      <w:r w:rsidR="00614E60" w:rsidRPr="00614E60">
        <w:t>circle(</w:t>
      </w:r>
      <w:proofErr w:type="spellStart"/>
      <w:r w:rsidR="00614E60" w:rsidRPr="00614E60">
        <w:rPr>
          <w:color w:val="092E64"/>
        </w:rPr>
        <w:t>im</w:t>
      </w:r>
      <w:proofErr w:type="spellEnd"/>
      <w:r w:rsidR="00614E60" w:rsidRPr="00614E60">
        <w:t>,</w:t>
      </w:r>
      <w:r>
        <w:rPr>
          <w:color w:val="C0C0C0"/>
        </w:rPr>
        <w:t xml:space="preserve"> </w:t>
      </w:r>
      <w:r w:rsidR="00614E60" w:rsidRPr="00614E60">
        <w:rPr>
          <w:color w:val="800080"/>
        </w:rPr>
        <w:t>cv</w:t>
      </w:r>
      <w:r w:rsidR="00614E60" w:rsidRPr="00614E60">
        <w:t>::</w:t>
      </w:r>
      <w:r w:rsidR="00614E60" w:rsidRPr="00614E60">
        <w:rPr>
          <w:color w:val="800080"/>
        </w:rPr>
        <w:t>Point</w:t>
      </w:r>
      <w:r w:rsidR="00614E60" w:rsidRPr="00614E60">
        <w:t>(</w:t>
      </w:r>
      <w:r w:rsidR="00614E60" w:rsidRPr="00614E60">
        <w:rPr>
          <w:color w:val="092E64"/>
        </w:rPr>
        <w:t>beg</w:t>
      </w:r>
      <w:r w:rsidR="00614E60" w:rsidRPr="00614E60">
        <w:t>,</w:t>
      </w:r>
      <w:r>
        <w:rPr>
          <w:color w:val="C0C0C0"/>
        </w:rPr>
        <w:t xml:space="preserve"> </w:t>
      </w:r>
      <w:proofErr w:type="spellStart"/>
      <w:r w:rsidR="00614E60" w:rsidRPr="00614E60">
        <w:rPr>
          <w:color w:val="092E64"/>
        </w:rPr>
        <w:t>cur_y</w:t>
      </w:r>
      <w:proofErr w:type="spellEnd"/>
      <w:r w:rsidR="00614E60" w:rsidRPr="00614E60">
        <w:t>),</w:t>
      </w:r>
      <w:r>
        <w:rPr>
          <w:color w:val="C0C0C0"/>
        </w:rPr>
        <w:t xml:space="preserve"> </w:t>
      </w:r>
      <w:r w:rsidR="00614E60" w:rsidRPr="00614E60">
        <w:rPr>
          <w:color w:val="000080"/>
        </w:rPr>
        <w:t>0.5</w:t>
      </w:r>
      <w:r w:rsidR="00614E60" w:rsidRPr="00614E60">
        <w:t>,</w:t>
      </w:r>
      <w:r>
        <w:rPr>
          <w:color w:val="C0C0C0"/>
        </w:rPr>
        <w:t xml:space="preserve"> </w:t>
      </w:r>
      <w:r w:rsidR="00614E60" w:rsidRPr="00614E60">
        <w:rPr>
          <w:color w:val="800080"/>
        </w:rPr>
        <w:t>cv</w:t>
      </w:r>
      <w:r w:rsidR="00614E60" w:rsidRPr="00614E60">
        <w:t>::</w:t>
      </w:r>
      <w:r w:rsidR="00614E60" w:rsidRPr="00614E60">
        <w:rPr>
          <w:color w:val="800080"/>
        </w:rPr>
        <w:t>Scalar</w:t>
      </w:r>
      <w:r w:rsidR="00614E60" w:rsidRPr="00614E60">
        <w:t>(</w:t>
      </w:r>
      <w:r w:rsidR="00614E60" w:rsidRPr="00614E60">
        <w:rPr>
          <w:color w:val="000080"/>
        </w:rPr>
        <w:t>255</w:t>
      </w:r>
      <w:r w:rsidR="00614E60" w:rsidRPr="00614E60">
        <w:t>,</w:t>
      </w:r>
      <w:r>
        <w:rPr>
          <w:color w:val="C0C0C0"/>
        </w:rPr>
        <w:t xml:space="preserve"> </w:t>
      </w:r>
      <w:r w:rsidR="00614E60" w:rsidRPr="00614E60">
        <w:rPr>
          <w:color w:val="000080"/>
        </w:rPr>
        <w:t>200</w:t>
      </w:r>
      <w:r w:rsidR="00614E60" w:rsidRPr="00614E60">
        <w:t>,</w:t>
      </w:r>
      <w:r>
        <w:rPr>
          <w:color w:val="C0C0C0"/>
        </w:rPr>
        <w:t xml:space="preserve"> </w:t>
      </w:r>
      <w:r w:rsidR="00614E60" w:rsidRPr="00614E60">
        <w:rPr>
          <w:color w:val="000080"/>
        </w:rPr>
        <w:t>0</w:t>
      </w:r>
      <w:r w:rsidR="00614E60" w:rsidRPr="00614E60">
        <w:t>),</w:t>
      </w:r>
      <w:r>
        <w:rPr>
          <w:color w:val="C0C0C0"/>
        </w:rPr>
        <w:t xml:space="preserve"> </w:t>
      </w:r>
      <w:r w:rsidR="00614E60" w:rsidRPr="00614E60">
        <w:rPr>
          <w:color w:val="000080"/>
        </w:rPr>
        <w:t>1</w:t>
      </w:r>
      <w:r w:rsidR="00614E60" w:rsidRPr="00614E60">
        <w:t>,</w:t>
      </w:r>
      <w:r>
        <w:rPr>
          <w:color w:val="C0C0C0"/>
        </w:rPr>
        <w:t xml:space="preserve"> </w:t>
      </w:r>
      <w:r w:rsidR="00614E60" w:rsidRPr="00614E60">
        <w:rPr>
          <w:color w:val="000080"/>
        </w:rPr>
        <w:t>8</w:t>
      </w:r>
      <w:r w:rsidR="00614E60" w:rsidRPr="00614E60">
        <w:t>);</w:t>
      </w:r>
    </w:p>
    <w:p w:rsidR="00614E60" w:rsidRPr="00614E60" w:rsidRDefault="009E0FF6" w:rsidP="002565F7">
      <w:pPr>
        <w:pStyle w:val="code"/>
      </w:pPr>
      <w:r>
        <w:rPr>
          <w:color w:val="C0C0C0"/>
        </w:rPr>
        <w:t xml:space="preserve">        </w:t>
      </w:r>
      <w:r w:rsidR="00614E60" w:rsidRPr="00614E60">
        <w:rPr>
          <w:color w:val="808000"/>
        </w:rPr>
        <w:t>else</w:t>
      </w:r>
      <w:r>
        <w:rPr>
          <w:color w:val="C0C0C0"/>
        </w:rPr>
        <w:t xml:space="preserve"> </w:t>
      </w:r>
      <w:r w:rsidR="00614E60" w:rsidRPr="00614E60">
        <w:t>circle(</w:t>
      </w:r>
      <w:proofErr w:type="spellStart"/>
      <w:r w:rsidR="00614E60" w:rsidRPr="00614E60">
        <w:rPr>
          <w:color w:val="092E64"/>
        </w:rPr>
        <w:t>im</w:t>
      </w:r>
      <w:proofErr w:type="spellEnd"/>
      <w:r w:rsidR="00614E60" w:rsidRPr="00614E60">
        <w:t>,</w:t>
      </w:r>
      <w:r>
        <w:rPr>
          <w:color w:val="C0C0C0"/>
        </w:rPr>
        <w:t xml:space="preserve"> </w:t>
      </w:r>
      <w:r w:rsidR="00614E60" w:rsidRPr="00614E60">
        <w:rPr>
          <w:color w:val="800080"/>
        </w:rPr>
        <w:t>cv</w:t>
      </w:r>
      <w:r w:rsidR="00614E60" w:rsidRPr="00614E60">
        <w:t>::</w:t>
      </w:r>
      <w:r w:rsidR="00614E60" w:rsidRPr="00614E60">
        <w:rPr>
          <w:color w:val="800080"/>
        </w:rPr>
        <w:t>Point</w:t>
      </w:r>
      <w:r w:rsidR="00614E60" w:rsidRPr="00614E60">
        <w:t>(</w:t>
      </w:r>
      <w:r>
        <w:rPr>
          <w:color w:val="C0C0C0"/>
        </w:rPr>
        <w:t xml:space="preserve"> </w:t>
      </w:r>
      <w:proofErr w:type="spellStart"/>
      <w:r w:rsidR="00614E60" w:rsidRPr="00614E60">
        <w:rPr>
          <w:color w:val="092E64"/>
        </w:rPr>
        <w:t>cur_y</w:t>
      </w:r>
      <w:proofErr w:type="spellEnd"/>
      <w:r w:rsidR="00614E60" w:rsidRPr="00614E60">
        <w:t>,</w:t>
      </w:r>
      <w:r>
        <w:rPr>
          <w:color w:val="C0C0C0"/>
        </w:rPr>
        <w:t xml:space="preserve"> </w:t>
      </w:r>
      <w:r w:rsidR="00614E60" w:rsidRPr="00614E60">
        <w:rPr>
          <w:color w:val="092E64"/>
        </w:rPr>
        <w:t>beg</w:t>
      </w:r>
      <w:r w:rsidR="00614E60" w:rsidRPr="00614E60">
        <w:t>),</w:t>
      </w:r>
      <w:r>
        <w:rPr>
          <w:color w:val="C0C0C0"/>
        </w:rPr>
        <w:t xml:space="preserve"> </w:t>
      </w:r>
      <w:r w:rsidR="00614E60" w:rsidRPr="00614E60">
        <w:rPr>
          <w:color w:val="000080"/>
        </w:rPr>
        <w:t>0.5</w:t>
      </w:r>
      <w:r w:rsidR="00614E60" w:rsidRPr="00614E60">
        <w:t>,</w:t>
      </w:r>
      <w:r>
        <w:rPr>
          <w:color w:val="C0C0C0"/>
        </w:rPr>
        <w:t xml:space="preserve"> </w:t>
      </w:r>
      <w:r w:rsidR="00614E60" w:rsidRPr="00614E60">
        <w:rPr>
          <w:color w:val="800080"/>
        </w:rPr>
        <w:t>cv</w:t>
      </w:r>
      <w:r w:rsidR="00614E60" w:rsidRPr="00614E60">
        <w:t>::</w:t>
      </w:r>
      <w:r w:rsidR="00614E60" w:rsidRPr="00614E60">
        <w:rPr>
          <w:color w:val="800080"/>
        </w:rPr>
        <w:t>Scalar</w:t>
      </w:r>
      <w:r w:rsidR="00614E60" w:rsidRPr="00614E60">
        <w:t>(</w:t>
      </w:r>
      <w:r w:rsidR="00614E60" w:rsidRPr="00614E60">
        <w:rPr>
          <w:color w:val="000080"/>
        </w:rPr>
        <w:t>255</w:t>
      </w:r>
      <w:r w:rsidR="00614E60" w:rsidRPr="00614E60">
        <w:t>,</w:t>
      </w:r>
      <w:r>
        <w:rPr>
          <w:color w:val="C0C0C0"/>
        </w:rPr>
        <w:t xml:space="preserve"> </w:t>
      </w:r>
      <w:r w:rsidR="00614E60" w:rsidRPr="00614E60">
        <w:rPr>
          <w:color w:val="000080"/>
        </w:rPr>
        <w:t>200</w:t>
      </w:r>
      <w:r w:rsidR="00614E60" w:rsidRPr="00614E60">
        <w:t>,</w:t>
      </w:r>
      <w:r>
        <w:rPr>
          <w:color w:val="C0C0C0"/>
        </w:rPr>
        <w:t xml:space="preserve"> </w:t>
      </w:r>
      <w:r w:rsidR="00614E60" w:rsidRPr="00614E60">
        <w:rPr>
          <w:color w:val="000080"/>
        </w:rPr>
        <w:t>0</w:t>
      </w:r>
      <w:r w:rsidR="00614E60" w:rsidRPr="00614E60">
        <w:t>),</w:t>
      </w:r>
      <w:r>
        <w:rPr>
          <w:color w:val="C0C0C0"/>
        </w:rPr>
        <w:t xml:space="preserve"> </w:t>
      </w:r>
      <w:r w:rsidR="00614E60" w:rsidRPr="00614E60">
        <w:rPr>
          <w:color w:val="000080"/>
        </w:rPr>
        <w:t>1</w:t>
      </w:r>
      <w:r w:rsidR="00614E60" w:rsidRPr="00614E60">
        <w:t>,</w:t>
      </w:r>
      <w:r>
        <w:rPr>
          <w:color w:val="C0C0C0"/>
        </w:rPr>
        <w:t xml:space="preserve"> </w:t>
      </w:r>
      <w:r w:rsidR="00614E60" w:rsidRPr="00614E60">
        <w:rPr>
          <w:color w:val="000080"/>
        </w:rPr>
        <w:t>8</w:t>
      </w:r>
      <w:r w:rsidR="00614E60" w:rsidRPr="00614E60">
        <w:t>);</w:t>
      </w:r>
    </w:p>
    <w:p w:rsidR="00A76933" w:rsidRPr="00614E60" w:rsidRDefault="009E0FF6" w:rsidP="002565F7">
      <w:pPr>
        <w:pStyle w:val="code"/>
      </w:pPr>
      <w:r>
        <w:rPr>
          <w:color w:val="C0C0C0"/>
        </w:rPr>
        <w:t xml:space="preserve">   </w:t>
      </w:r>
      <w:r w:rsidR="00614E60" w:rsidRPr="00614E60">
        <w:t>}</w:t>
      </w:r>
      <w:r>
        <w:t xml:space="preserve"> </w:t>
      </w:r>
      <w:r w:rsidR="00614E60" w:rsidRPr="00614E60">
        <w:t>}</w:t>
      </w:r>
    </w:p>
    <w:p w:rsidR="00A76933" w:rsidRPr="00944DEE" w:rsidRDefault="00524533" w:rsidP="00944DEE">
      <w:pPr>
        <w:pStyle w:val="picture"/>
      </w:pPr>
      <w:r w:rsidRPr="00884226">
        <w:rPr>
          <w:noProof/>
          <w:lang w:val="ru-RU"/>
        </w:rPr>
        <w:drawing>
          <wp:inline distT="0" distB="0" distL="0" distR="0">
            <wp:extent cx="2333625" cy="2371725"/>
            <wp:effectExtent l="0" t="0" r="0" b="0"/>
            <wp:docPr id="4" name="Рисунок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2371725"/>
                    </a:xfrm>
                    <a:prstGeom prst="rect">
                      <a:avLst/>
                    </a:prstGeom>
                    <a:noFill/>
                    <a:ln>
                      <a:noFill/>
                    </a:ln>
                  </pic:spPr>
                </pic:pic>
              </a:graphicData>
            </a:graphic>
          </wp:inline>
        </w:drawing>
      </w:r>
    </w:p>
    <w:p w:rsidR="00944DEE" w:rsidRPr="00AA3CA0" w:rsidRDefault="00EB6575" w:rsidP="00460DEB">
      <w:pPr>
        <w:pStyle w:val="picture"/>
        <w:ind w:firstLine="0pt"/>
        <w:jc w:val="center"/>
        <w:rPr>
          <w:noProof/>
        </w:rPr>
      </w:pPr>
      <w:r>
        <w:t>Figure</w:t>
      </w:r>
      <w:r w:rsidR="009E0FF6">
        <w:t xml:space="preserve"> </w:t>
      </w:r>
      <w:r w:rsidR="008B4D56">
        <w:t>4</w:t>
      </w:r>
      <w:r w:rsidR="006B6762">
        <w:t>.</w:t>
      </w:r>
      <w:r w:rsidR="009E0FF6">
        <w:t xml:space="preserve"> </w:t>
      </w:r>
      <w:r w:rsidR="00A76933" w:rsidRPr="00944DEE">
        <w:t>Cell.</w:t>
      </w:r>
      <w:r w:rsidR="009E0FF6">
        <w:t xml:space="preserve"> </w:t>
      </w:r>
      <w:r w:rsidR="00A76933" w:rsidRPr="00944DEE">
        <w:t>First</w:t>
      </w:r>
      <w:r w:rsidR="009E0FF6">
        <w:t xml:space="preserve"> </w:t>
      </w:r>
      <w:r w:rsidR="00A76933" w:rsidRPr="00944DEE">
        <w:t>for</w:t>
      </w:r>
      <w:r w:rsidR="009E0FF6">
        <w:t xml:space="preserve"> </w:t>
      </w:r>
      <w:r w:rsidR="005B639D">
        <w:t>with</w:t>
      </w:r>
      <w:r w:rsidR="009E0FF6">
        <w:t xml:space="preserve"> </w:t>
      </w:r>
      <w:r w:rsidR="00A76933" w:rsidRPr="00944DEE">
        <w:t>X.</w:t>
      </w:r>
      <w:r w:rsidR="009E0FF6">
        <w:t xml:space="preserve"> </w:t>
      </w:r>
      <w:r w:rsidR="00A76933" w:rsidRPr="00944DEE">
        <w:t>For</w:t>
      </w:r>
      <w:r w:rsidR="009E0FF6">
        <w:t xml:space="preserve"> </w:t>
      </w:r>
      <w:r w:rsidR="00A76933" w:rsidRPr="00944DEE">
        <w:t>every</w:t>
      </w:r>
      <w:r w:rsidR="009E0FF6">
        <w:t xml:space="preserve"> </w:t>
      </w:r>
      <w:r w:rsidR="00A76933" w:rsidRPr="00944DEE">
        <w:t>x</w:t>
      </w:r>
      <w:r w:rsidR="009E0FF6">
        <w:t xml:space="preserve"> </w:t>
      </w:r>
      <w:r w:rsidR="00A76933" w:rsidRPr="00944DEE">
        <w:t>chosen</w:t>
      </w:r>
      <w:r w:rsidR="009E0FF6">
        <w:t xml:space="preserve"> </w:t>
      </w:r>
      <w:r w:rsidR="00A76933" w:rsidRPr="00944DEE">
        <w:t>one</w:t>
      </w:r>
      <w:r w:rsidR="009E0FF6">
        <w:t xml:space="preserve"> </w:t>
      </w:r>
      <w:r w:rsidR="00944DEE" w:rsidRPr="00944DEE">
        <w:t>point.</w:t>
      </w:r>
      <w:r w:rsidR="00460DEB" w:rsidRPr="00460DEB">
        <w:t xml:space="preserve"> </w:t>
      </w:r>
      <w:r w:rsidR="00A76933" w:rsidRPr="00944DEE">
        <w:t>Points</w:t>
      </w:r>
      <w:r w:rsidR="009E0FF6">
        <w:t xml:space="preserve"> </w:t>
      </w:r>
      <w:r w:rsidR="00A76933" w:rsidRPr="00944DEE">
        <w:t>put</w:t>
      </w:r>
      <w:r w:rsidR="009E0FF6">
        <w:t xml:space="preserve"> </w:t>
      </w:r>
      <w:r w:rsidR="00A76933" w:rsidRPr="00944DEE">
        <w:t>in</w:t>
      </w:r>
      <w:r w:rsidR="00BF1B3A">
        <w:t xml:space="preserve"> the</w:t>
      </w:r>
      <w:r w:rsidR="009E0FF6">
        <w:t xml:space="preserve"> </w:t>
      </w:r>
      <w:r w:rsidR="00A76933" w:rsidRPr="00944DEE">
        <w:t>currentX</w:t>
      </w:r>
      <w:r w:rsidR="009E0FF6">
        <w:t xml:space="preserve"> </w:t>
      </w:r>
      <w:r w:rsidR="00A76933" w:rsidRPr="00944DEE">
        <w:t>vector.</w:t>
      </w:r>
      <w:r w:rsidR="009E0FF6">
        <w:t xml:space="preserve"> </w:t>
      </w:r>
      <w:r w:rsidR="00A76933" w:rsidRPr="00944DEE">
        <w:t>After</w:t>
      </w:r>
      <w:r w:rsidR="009E0FF6">
        <w:t xml:space="preserve"> </w:t>
      </w:r>
      <w:r w:rsidR="00A76933" w:rsidRPr="00944DEE">
        <w:t>passing</w:t>
      </w:r>
      <w:r w:rsidR="009E0FF6">
        <w:t xml:space="preserve"> </w:t>
      </w:r>
      <w:r w:rsidR="00A76933" w:rsidRPr="00944DEE">
        <w:t>all</w:t>
      </w:r>
      <w:r w:rsidR="009E0FF6">
        <w:t xml:space="preserve"> </w:t>
      </w:r>
      <w:r w:rsidR="00A76933" w:rsidRPr="00944DEE">
        <w:t>x</w:t>
      </w:r>
      <w:r w:rsidR="00A76933" w:rsidRPr="00AA3CA0">
        <w:t>,</w:t>
      </w:r>
      <w:r w:rsidR="009E0FF6">
        <w:t xml:space="preserve"> </w:t>
      </w:r>
      <w:r w:rsidR="00A76933" w:rsidRPr="00944DEE">
        <w:t>draw</w:t>
      </w:r>
      <w:r w:rsidR="009E0FF6">
        <w:t xml:space="preserve"> </w:t>
      </w:r>
      <w:r w:rsidR="00A76933" w:rsidRPr="00944DEE">
        <w:t>splines</w:t>
      </w:r>
      <w:r w:rsidR="00A76933" w:rsidRPr="00AA3CA0">
        <w:t>.</w:t>
      </w:r>
    </w:p>
    <w:p w:rsidR="00944DEE" w:rsidRPr="00944DEE" w:rsidRDefault="009E0FF6" w:rsidP="00944DEE">
      <w:pPr>
        <w:pStyle w:val="picture"/>
      </w:pPr>
      <w:r>
        <w:rPr>
          <w:noProof/>
        </w:rPr>
        <w:t xml:space="preserve">     </w:t>
      </w:r>
      <w:r w:rsidR="00524533" w:rsidRPr="00884226">
        <w:rPr>
          <w:noProof/>
          <w:lang w:val="ru-RU"/>
        </w:rPr>
        <w:drawing>
          <wp:inline distT="0" distB="0" distL="0" distR="0">
            <wp:extent cx="2200275" cy="2181225"/>
            <wp:effectExtent l="0" t="0" r="0" b="0"/>
            <wp:docPr id="5" name="Рисунок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2181225"/>
                    </a:xfrm>
                    <a:prstGeom prst="rect">
                      <a:avLst/>
                    </a:prstGeom>
                    <a:noFill/>
                    <a:ln>
                      <a:noFill/>
                    </a:ln>
                  </pic:spPr>
                </pic:pic>
              </a:graphicData>
            </a:graphic>
          </wp:inline>
        </w:drawing>
      </w:r>
      <w:r>
        <w:t xml:space="preserve">     </w:t>
      </w:r>
    </w:p>
    <w:p w:rsidR="00A76933" w:rsidRDefault="009E0FF6" w:rsidP="009940DE">
      <w:pPr>
        <w:pStyle w:val="picture"/>
      </w:pPr>
      <w:r>
        <w:t xml:space="preserve">       </w:t>
      </w:r>
      <w:r w:rsidR="00EB6575">
        <w:t>Figure</w:t>
      </w:r>
      <w:r>
        <w:t xml:space="preserve"> </w:t>
      </w:r>
      <w:r w:rsidR="008B4D56">
        <w:t>5</w:t>
      </w:r>
      <w:r w:rsidR="00944DEE" w:rsidRPr="00944DEE">
        <w:t>.</w:t>
      </w:r>
      <w:r>
        <w:t xml:space="preserve"> </w:t>
      </w:r>
      <w:r w:rsidR="00944DEE" w:rsidRPr="00944DEE">
        <w:t>8*8</w:t>
      </w:r>
      <w:r>
        <w:t xml:space="preserve"> </w:t>
      </w:r>
      <w:r w:rsidR="009940DE">
        <w:t>cells</w:t>
      </w:r>
      <w:r>
        <w:t xml:space="preserve"> </w:t>
      </w:r>
      <w:r w:rsidR="009940DE">
        <w:t>with</w:t>
      </w:r>
      <w:r>
        <w:t xml:space="preserve"> </w:t>
      </w:r>
      <w:r w:rsidR="00944DEE" w:rsidRPr="00944DEE">
        <w:t>64*64</w:t>
      </w:r>
      <w:r>
        <w:t xml:space="preserve"> </w:t>
      </w:r>
      <w:r w:rsidR="009940DE">
        <w:t>pixels</w:t>
      </w:r>
      <w:r w:rsidR="00944DEE" w:rsidRPr="00944DEE">
        <w:t>.</w:t>
      </w:r>
    </w:p>
    <w:p w:rsidR="0041753E" w:rsidRDefault="007A2BFF" w:rsidP="009940DE">
      <w:r>
        <w:t>The r</w:t>
      </w:r>
      <w:r w:rsidR="00944DEE">
        <w:t>esult</w:t>
      </w:r>
      <w:r w:rsidR="009E0FF6">
        <w:t xml:space="preserve"> </w:t>
      </w:r>
      <w:r w:rsidR="00944DEE">
        <w:t>with</w:t>
      </w:r>
      <w:r w:rsidR="009E0FF6">
        <w:t xml:space="preserve"> </w:t>
      </w:r>
      <w:r w:rsidR="00A76933" w:rsidRPr="00944DEE">
        <w:t>64</w:t>
      </w:r>
      <w:r w:rsidR="009E0FF6">
        <w:t xml:space="preserve"> </w:t>
      </w:r>
      <w:r w:rsidR="00944DEE">
        <w:t>cells</w:t>
      </w:r>
      <w:r w:rsidR="009E0FF6">
        <w:t xml:space="preserve"> </w:t>
      </w:r>
      <w:r w:rsidR="005B639D" w:rsidRPr="00944DEE">
        <w:t>enough</w:t>
      </w:r>
      <w:r w:rsidR="009E0FF6">
        <w:t xml:space="preserve"> </w:t>
      </w:r>
      <w:r w:rsidR="00944DEE" w:rsidRPr="00944DEE">
        <w:t>inaccurate</w:t>
      </w:r>
      <w:r w:rsidR="009E0FF6">
        <w:t xml:space="preserve"> </w:t>
      </w:r>
      <w:r w:rsidR="00944DEE">
        <w:t>depict</w:t>
      </w:r>
      <w:r>
        <w:t>s an</w:t>
      </w:r>
      <w:r w:rsidR="009E0FF6">
        <w:t xml:space="preserve"> </w:t>
      </w:r>
      <w:r w:rsidR="00944DEE">
        <w:t>in</w:t>
      </w:r>
      <w:r w:rsidR="0041753E">
        <w:t>itial</w:t>
      </w:r>
      <w:r w:rsidR="009E0FF6">
        <w:t xml:space="preserve"> </w:t>
      </w:r>
      <w:r w:rsidR="0041753E">
        <w:t>image</w:t>
      </w:r>
      <w:r w:rsidR="00A76933" w:rsidRPr="00944DEE">
        <w:t>.</w:t>
      </w:r>
      <w:r w:rsidR="009E0FF6">
        <w:t xml:space="preserve"> </w:t>
      </w:r>
      <w:r w:rsidR="0041753E">
        <w:t>For</w:t>
      </w:r>
      <w:r w:rsidR="009E0FF6">
        <w:t xml:space="preserve"> </w:t>
      </w:r>
      <w:r w:rsidR="0041753E">
        <w:t>more</w:t>
      </w:r>
      <w:r w:rsidR="009E0FF6">
        <w:t xml:space="preserve"> </w:t>
      </w:r>
      <w:r w:rsidR="00A77EAB">
        <w:t>accuracy,</w:t>
      </w:r>
      <w:r w:rsidR="009E0FF6">
        <w:t xml:space="preserve"> </w:t>
      </w:r>
      <w:r w:rsidR="0041753E" w:rsidRPr="0041753E">
        <w:t>we</w:t>
      </w:r>
      <w:r w:rsidR="009E0FF6">
        <w:t xml:space="preserve"> </w:t>
      </w:r>
      <w:r w:rsidR="0041753E" w:rsidRPr="0041753E">
        <w:t>should</w:t>
      </w:r>
      <w:r w:rsidR="009E0FF6">
        <w:t xml:space="preserve"> </w:t>
      </w:r>
      <w:r w:rsidR="0041753E">
        <w:t>increase</w:t>
      </w:r>
      <w:r w:rsidR="009E0FF6">
        <w:t xml:space="preserve"> </w:t>
      </w:r>
      <w:r>
        <w:t xml:space="preserve">the </w:t>
      </w:r>
      <w:r w:rsidR="0041753E">
        <w:t>amount</w:t>
      </w:r>
      <w:r w:rsidR="009E0FF6">
        <w:t xml:space="preserve"> </w:t>
      </w:r>
      <w:r w:rsidR="0041753E">
        <w:t>of</w:t>
      </w:r>
      <w:r w:rsidR="009E0FF6">
        <w:t xml:space="preserve"> </w:t>
      </w:r>
      <w:r w:rsidR="008472EA">
        <w:t>cells</w:t>
      </w:r>
      <w:r w:rsidR="009E0FF6">
        <w:t xml:space="preserve"> </w:t>
      </w:r>
      <w:r w:rsidR="008472EA">
        <w:t>(</w:t>
      </w:r>
      <w:r w:rsidR="00D65A5A">
        <w:t>fig.</w:t>
      </w:r>
      <w:r w:rsidR="009E0FF6">
        <w:t xml:space="preserve"> </w:t>
      </w:r>
      <w:r w:rsidR="008B4D56">
        <w:t>6</w:t>
      </w:r>
      <w:r w:rsidR="008472EA">
        <w:t>)</w:t>
      </w:r>
      <w:r w:rsidR="0041753E">
        <w:t>.</w:t>
      </w:r>
      <w:r w:rsidR="009E0FF6">
        <w:t xml:space="preserve"> </w:t>
      </w:r>
      <w:r w:rsidR="0041753E">
        <w:t>Also</w:t>
      </w:r>
      <w:r w:rsidR="00A76933" w:rsidRPr="0041753E">
        <w:t>,</w:t>
      </w:r>
      <w:r w:rsidR="009E0FF6">
        <w:t xml:space="preserve"> </w:t>
      </w:r>
      <w:r w:rsidR="0041753E">
        <w:t>for</w:t>
      </w:r>
      <w:r w:rsidR="009E0FF6">
        <w:t xml:space="preserve"> </w:t>
      </w:r>
      <w:r w:rsidR="0041753E">
        <w:t>simplicity</w:t>
      </w:r>
      <w:r w:rsidR="009E0FF6">
        <w:t xml:space="preserve"> </w:t>
      </w:r>
      <w:r w:rsidR="0041753E">
        <w:t>pull</w:t>
      </w:r>
      <w:r w:rsidR="009E0FF6">
        <w:t xml:space="preserve"> </w:t>
      </w:r>
      <w:r w:rsidR="0041753E">
        <w:t>out</w:t>
      </w:r>
      <w:r w:rsidR="009E0FF6">
        <w:t xml:space="preserve"> </w:t>
      </w:r>
      <w:r w:rsidR="0041753E">
        <w:t>some</w:t>
      </w:r>
      <w:r w:rsidR="009E0FF6">
        <w:t xml:space="preserve"> </w:t>
      </w:r>
      <w:r w:rsidR="0041753E">
        <w:t>currentX</w:t>
      </w:r>
      <w:r>
        <w:t xml:space="preserve"> vectors</w:t>
      </w:r>
      <w:r w:rsidR="00DF7833">
        <w:t>,</w:t>
      </w:r>
      <w:r w:rsidR="009E0FF6">
        <w:t xml:space="preserve"> </w:t>
      </w:r>
      <w:r w:rsidR="0041753E">
        <w:t>setting</w:t>
      </w:r>
      <w:r w:rsidR="009E0FF6">
        <w:t xml:space="preserve"> </w:t>
      </w:r>
      <w:r w:rsidR="0041753E">
        <w:t>the</w:t>
      </w:r>
      <w:r w:rsidR="009E0FF6">
        <w:t xml:space="preserve"> </w:t>
      </w:r>
      <w:r w:rsidR="0041753E">
        <w:t>threshold</w:t>
      </w:r>
      <w:r w:rsidR="009E0FF6">
        <w:t xml:space="preserve"> </w:t>
      </w:r>
      <w:r w:rsidR="0041753E">
        <w:t>of</w:t>
      </w:r>
      <w:r w:rsidR="009E0FF6">
        <w:t xml:space="preserve"> </w:t>
      </w:r>
      <w:r w:rsidR="00A76933" w:rsidRPr="00BB08C9">
        <w:t>currentX</w:t>
      </w:r>
      <w:r w:rsidR="009E0FF6">
        <w:t xml:space="preserve"> </w:t>
      </w:r>
      <w:r w:rsidR="0041753E">
        <w:t>size</w:t>
      </w:r>
      <w:r w:rsidR="00A76933" w:rsidRPr="0041753E">
        <w:t>:</w:t>
      </w:r>
    </w:p>
    <w:p w:rsidR="00A76933" w:rsidRPr="0041753E" w:rsidRDefault="009E0FF6" w:rsidP="00B44601">
      <w:pPr>
        <w:pStyle w:val="code"/>
      </w:pPr>
      <w:r>
        <w:t xml:space="preserve"> </w:t>
      </w:r>
      <w:r w:rsidR="00B44601">
        <w:rPr>
          <w:color w:val="808000"/>
        </w:rPr>
        <w:t>if</w:t>
      </w:r>
      <w:r>
        <w:rPr>
          <w:color w:val="C0C0C0"/>
        </w:rPr>
        <w:t xml:space="preserve"> </w:t>
      </w:r>
      <w:r w:rsidR="00B44601">
        <w:t>(</w:t>
      </w:r>
      <w:proofErr w:type="spellStart"/>
      <w:r w:rsidR="00B44601">
        <w:rPr>
          <w:color w:val="092E64"/>
        </w:rPr>
        <w:t>curSixX</w:t>
      </w:r>
      <w:r w:rsidR="00B44601">
        <w:t>.</w:t>
      </w:r>
      <w:r w:rsidR="00B44601">
        <w:rPr>
          <w:color w:val="00677C"/>
        </w:rPr>
        <w:t>size</w:t>
      </w:r>
      <w:proofErr w:type="spellEnd"/>
      <w:r w:rsidR="00B44601">
        <w:t>()&gt;</w:t>
      </w:r>
      <w:r w:rsidR="00B44601">
        <w:rPr>
          <w:color w:val="000080"/>
        </w:rPr>
        <w:t>4</w:t>
      </w:r>
      <w:r w:rsidR="00B44601">
        <w:t>)</w:t>
      </w:r>
      <w:r>
        <w:rPr>
          <w:color w:val="C0C0C0"/>
        </w:rPr>
        <w:t xml:space="preserve"> </w:t>
      </w:r>
      <w:r w:rsidR="00B44601">
        <w:t>{</w:t>
      </w:r>
    </w:p>
    <w:p w:rsidR="00A76933" w:rsidRPr="00555F34" w:rsidRDefault="00524533" w:rsidP="009E0FF6">
      <w:pPr>
        <w:pStyle w:val="ac"/>
        <w:jc w:val="center"/>
        <w:rPr>
          <w:lang w:val="en-US"/>
        </w:rPr>
      </w:pPr>
      <w:r w:rsidRPr="00884226">
        <w:rPr>
          <w:noProof/>
          <w:lang w:val="ru-RU"/>
        </w:rPr>
        <w:lastRenderedPageBreak/>
        <w:drawing>
          <wp:inline distT="0" distB="0" distL="0" distR="0">
            <wp:extent cx="2305050" cy="2286000"/>
            <wp:effectExtent l="0" t="0" r="0" b="0"/>
            <wp:docPr id="6" name="Рисунок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2286000"/>
                    </a:xfrm>
                    <a:prstGeom prst="rect">
                      <a:avLst/>
                    </a:prstGeom>
                    <a:noFill/>
                    <a:ln>
                      <a:noFill/>
                    </a:ln>
                  </pic:spPr>
                </pic:pic>
              </a:graphicData>
            </a:graphic>
          </wp:inline>
        </w:drawing>
      </w:r>
    </w:p>
    <w:p w:rsidR="00A76933" w:rsidRDefault="00EB6575" w:rsidP="009E0FF6">
      <w:pPr>
        <w:pStyle w:val="picture"/>
        <w:ind w:firstLine="0pt"/>
        <w:jc w:val="center"/>
      </w:pPr>
      <w:r>
        <w:t>Figure</w:t>
      </w:r>
      <w:r w:rsidR="009E0FF6">
        <w:t xml:space="preserve"> </w:t>
      </w:r>
      <w:r w:rsidR="008B4D56">
        <w:t>6</w:t>
      </w:r>
      <w:r w:rsidR="00415EB0">
        <w:t>.</w:t>
      </w:r>
      <w:r w:rsidR="009E0FF6">
        <w:t xml:space="preserve"> </w:t>
      </w:r>
      <w:r w:rsidR="00555F34">
        <w:t>50</w:t>
      </w:r>
      <w:r w:rsidR="00555F34" w:rsidRPr="0041753E">
        <w:t>*</w:t>
      </w:r>
      <w:r w:rsidR="00555F34">
        <w:t>50</w:t>
      </w:r>
      <w:r w:rsidR="009E0FF6">
        <w:t xml:space="preserve"> </w:t>
      </w:r>
      <w:r w:rsidR="00555F34">
        <w:t>cells</w:t>
      </w:r>
      <w:r w:rsidR="009E0FF6">
        <w:t xml:space="preserve"> </w:t>
      </w:r>
      <w:r w:rsidR="00555F34">
        <w:t>with</w:t>
      </w:r>
      <w:r w:rsidR="009E0FF6">
        <w:t xml:space="preserve"> </w:t>
      </w:r>
      <w:r w:rsidR="00555F34">
        <w:t>10</w:t>
      </w:r>
      <w:r w:rsidR="00555F34" w:rsidRPr="0041753E">
        <w:t>*</w:t>
      </w:r>
      <w:r w:rsidR="00555F34">
        <w:t>10</w:t>
      </w:r>
      <w:r w:rsidR="009E0FF6">
        <w:t xml:space="preserve"> </w:t>
      </w:r>
      <w:r w:rsidR="00555F34">
        <w:t>pixels</w:t>
      </w:r>
      <w:r w:rsidR="009E0FF6">
        <w:t xml:space="preserve"> </w:t>
      </w:r>
      <w:r w:rsidR="00555F34">
        <w:t>and</w:t>
      </w:r>
      <w:r w:rsidR="009E0FF6">
        <w:t xml:space="preserve"> </w:t>
      </w:r>
      <w:r w:rsidR="00555F34">
        <w:t>pull</w:t>
      </w:r>
      <w:r w:rsidR="009E0FF6">
        <w:t xml:space="preserve"> </w:t>
      </w:r>
      <w:r w:rsidR="00555F34">
        <w:t>out</w:t>
      </w:r>
      <w:r w:rsidR="009E0FF6">
        <w:t xml:space="preserve"> </w:t>
      </w:r>
      <w:r w:rsidR="00555F34" w:rsidRPr="0041753E">
        <w:t>currentX</w:t>
      </w:r>
      <w:r w:rsidR="007A2BFF">
        <w:t xml:space="preserve"> vectors</w:t>
      </w:r>
      <w:r w:rsidR="009E0FF6">
        <w:t xml:space="preserve"> </w:t>
      </w:r>
      <w:r w:rsidR="00555F34">
        <w:t>with</w:t>
      </w:r>
      <w:r w:rsidR="009E0FF6">
        <w:t xml:space="preserve"> </w:t>
      </w:r>
      <w:r w:rsidR="00555F34">
        <w:t>size</w:t>
      </w:r>
      <w:r w:rsidR="009E0FF6">
        <w:t xml:space="preserve"> </w:t>
      </w:r>
      <w:r w:rsidR="00555F34" w:rsidRPr="0041753E">
        <w:t>&lt;</w:t>
      </w:r>
      <w:r w:rsidR="00555F34">
        <w:t>4</w:t>
      </w:r>
      <w:r w:rsidR="00555F34" w:rsidRPr="0041753E">
        <w:t>,</w:t>
      </w:r>
      <w:r w:rsidR="009E0FF6">
        <w:t xml:space="preserve"> </w:t>
      </w:r>
      <w:r w:rsidR="00555F34">
        <w:t>in</w:t>
      </w:r>
      <w:r w:rsidR="009E0FF6">
        <w:t xml:space="preserve"> </w:t>
      </w:r>
      <w:r w:rsidR="00555F34">
        <w:t>sum</w:t>
      </w:r>
      <w:r w:rsidR="009E0FF6">
        <w:t xml:space="preserve"> </w:t>
      </w:r>
      <w:r w:rsidR="00555F34">
        <w:t>we</w:t>
      </w:r>
      <w:r w:rsidR="009E0FF6">
        <w:t xml:space="preserve"> </w:t>
      </w:r>
      <w:r w:rsidR="00555F34">
        <w:t>get</w:t>
      </w:r>
      <w:r w:rsidR="009E0FF6">
        <w:t xml:space="preserve"> </w:t>
      </w:r>
      <w:r w:rsidR="00555F34">
        <w:t>682</w:t>
      </w:r>
      <w:r w:rsidR="009E0FF6">
        <w:t xml:space="preserve"> </w:t>
      </w:r>
      <w:r w:rsidR="00034246">
        <w:t>cells</w:t>
      </w:r>
      <w:r w:rsidR="009E0FF6">
        <w:t xml:space="preserve"> </w:t>
      </w:r>
      <w:r w:rsidR="00034246">
        <w:t>(</w:t>
      </w:r>
      <w:r w:rsidR="00555F34">
        <w:t>first</w:t>
      </w:r>
      <w:r w:rsidR="009E0FF6">
        <w:t xml:space="preserve"> </w:t>
      </w:r>
      <w:r w:rsidR="00555F34">
        <w:t>for</w:t>
      </w:r>
      <w:r w:rsidR="009E0FF6">
        <w:t xml:space="preserve"> </w:t>
      </w:r>
      <w:r w:rsidR="000720FC">
        <w:t>with</w:t>
      </w:r>
      <w:r w:rsidR="009E0FF6">
        <w:t xml:space="preserve"> </w:t>
      </w:r>
      <w:r w:rsidR="00555F34">
        <w:t>X)</w:t>
      </w:r>
      <w:r w:rsidR="00555F34" w:rsidRPr="0041753E">
        <w:t>;</w:t>
      </w:r>
    </w:p>
    <w:p w:rsidR="00B05F79" w:rsidRPr="00555F34" w:rsidRDefault="00B05F79" w:rsidP="009E0FF6">
      <w:pPr>
        <w:pStyle w:val="picture"/>
        <w:ind w:firstLine="0pt"/>
        <w:jc w:val="center"/>
      </w:pPr>
    </w:p>
    <w:p w:rsidR="00A76933" w:rsidRPr="00034246" w:rsidRDefault="001B48F0" w:rsidP="007E0DF8">
      <w:pPr>
        <w:pStyle w:val="timesnew10"/>
      </w:pPr>
      <w:r>
        <w:t>We</w:t>
      </w:r>
      <w:r w:rsidR="009E0FF6">
        <w:t xml:space="preserve"> </w:t>
      </w:r>
      <w:r>
        <w:t>m</w:t>
      </w:r>
      <w:r w:rsidR="00034246">
        <w:t>ay</w:t>
      </w:r>
      <w:r w:rsidR="009E0FF6">
        <w:t xml:space="preserve"> </w:t>
      </w:r>
      <w:r w:rsidR="00034246">
        <w:t>increase</w:t>
      </w:r>
      <w:r w:rsidR="009E0FF6">
        <w:t xml:space="preserve"> </w:t>
      </w:r>
      <w:r w:rsidR="005805D5">
        <w:t xml:space="preserve">the </w:t>
      </w:r>
      <w:r>
        <w:t>result</w:t>
      </w:r>
      <w:r w:rsidR="009E0FF6">
        <w:t xml:space="preserve"> </w:t>
      </w:r>
      <w:r w:rsidR="00034246">
        <w:t>image</w:t>
      </w:r>
      <w:r w:rsidR="009E0FF6">
        <w:t xml:space="preserve"> </w:t>
      </w:r>
      <w:r w:rsidR="00034246">
        <w:t>quality</w:t>
      </w:r>
      <w:r>
        <w:t>,</w:t>
      </w:r>
      <w:r w:rsidR="009E0FF6">
        <w:t xml:space="preserve"> </w:t>
      </w:r>
      <w:r w:rsidR="007E0DF8">
        <w:t>at</w:t>
      </w:r>
      <w:r w:rsidR="009E0FF6">
        <w:t xml:space="preserve"> </w:t>
      </w:r>
      <w:r w:rsidR="007E0DF8">
        <w:t>first</w:t>
      </w:r>
      <w:r w:rsidR="009E0FF6">
        <w:t xml:space="preserve"> </w:t>
      </w:r>
      <w:r w:rsidR="00034246">
        <w:t>computing</w:t>
      </w:r>
      <w:r w:rsidR="009E0FF6">
        <w:t xml:space="preserve"> </w:t>
      </w:r>
      <w:r w:rsidR="00034246">
        <w:t>algorithm</w:t>
      </w:r>
      <w:r w:rsidR="009E0FF6">
        <w:t xml:space="preserve"> </w:t>
      </w:r>
      <w:r w:rsidR="00034246">
        <w:t>with</w:t>
      </w:r>
      <w:r w:rsidR="009E0FF6">
        <w:t xml:space="preserve"> </w:t>
      </w:r>
      <w:r w:rsidR="00034246">
        <w:t>first</w:t>
      </w:r>
      <w:r w:rsidR="009E0FF6">
        <w:t xml:space="preserve"> </w:t>
      </w:r>
      <w:r w:rsidR="00034246">
        <w:t>for</w:t>
      </w:r>
      <w:r w:rsidR="009E0FF6">
        <w:t xml:space="preserve"> </w:t>
      </w:r>
      <w:r>
        <w:t>with</w:t>
      </w:r>
      <w:r w:rsidR="009E0FF6">
        <w:t xml:space="preserve"> </w:t>
      </w:r>
      <w:r w:rsidR="007E0DF8">
        <w:t>Y</w:t>
      </w:r>
      <w:r w:rsidR="00A77EAB">
        <w:t xml:space="preserve"> </w:t>
      </w:r>
      <w:r w:rsidR="008472EA" w:rsidRPr="008472EA">
        <w:t>(</w:t>
      </w:r>
      <w:r w:rsidR="00AD6931">
        <w:t>fig</w:t>
      </w:r>
      <w:r w:rsidR="008472EA">
        <w:t>.</w:t>
      </w:r>
      <w:r w:rsidR="009E0FF6">
        <w:t xml:space="preserve"> </w:t>
      </w:r>
      <w:r w:rsidR="008B4D56">
        <w:t>7</w:t>
      </w:r>
      <w:r w:rsidR="008472EA" w:rsidRPr="008472EA">
        <w:t>)</w:t>
      </w:r>
      <w:r w:rsidR="007E0DF8">
        <w:t>,</w:t>
      </w:r>
      <w:r w:rsidR="009E0FF6">
        <w:t xml:space="preserve"> </w:t>
      </w:r>
      <w:r w:rsidR="007E0DF8">
        <w:t>a</w:t>
      </w:r>
      <w:r w:rsidR="00D30DCB">
        <w:t>nd</w:t>
      </w:r>
      <w:r w:rsidR="009E0FF6">
        <w:t xml:space="preserve"> </w:t>
      </w:r>
      <w:r w:rsidR="00D30DCB">
        <w:t>sum</w:t>
      </w:r>
      <w:r w:rsidR="009E0FF6">
        <w:t xml:space="preserve"> </w:t>
      </w:r>
      <w:r w:rsidR="00D30DCB">
        <w:t>this</w:t>
      </w:r>
      <w:r w:rsidR="009E0FF6">
        <w:t xml:space="preserve"> </w:t>
      </w:r>
      <w:r w:rsidR="00034246">
        <w:t>with</w:t>
      </w:r>
      <w:r w:rsidR="009E0FF6">
        <w:t xml:space="preserve"> </w:t>
      </w:r>
      <w:r w:rsidR="0073621D">
        <w:t xml:space="preserve">the </w:t>
      </w:r>
      <w:r w:rsidR="005805D5">
        <w:t>result of the algorithm</w:t>
      </w:r>
      <w:r w:rsidR="009E0FF6">
        <w:t xml:space="preserve"> </w:t>
      </w:r>
      <w:r w:rsidR="00D30DCB">
        <w:t>there</w:t>
      </w:r>
      <w:r w:rsidR="009E0FF6">
        <w:t xml:space="preserve"> </w:t>
      </w:r>
      <w:r w:rsidR="00D30DCB">
        <w:t>first</w:t>
      </w:r>
      <w:r w:rsidR="009E0FF6">
        <w:t xml:space="preserve"> </w:t>
      </w:r>
      <w:r w:rsidR="00D30DCB">
        <w:t>for</w:t>
      </w:r>
      <w:r w:rsidR="009E0FF6">
        <w:t xml:space="preserve"> </w:t>
      </w:r>
      <w:r>
        <w:t>with</w:t>
      </w:r>
      <w:r w:rsidR="009E0FF6">
        <w:t xml:space="preserve"> </w:t>
      </w:r>
      <w:r w:rsidR="008472EA">
        <w:t>X</w:t>
      </w:r>
      <w:r w:rsidR="00D30DCB">
        <w:t>.</w:t>
      </w:r>
      <w:r w:rsidR="009E0FF6">
        <w:t xml:space="preserve"> </w:t>
      </w:r>
    </w:p>
    <w:p w:rsidR="00A76933" w:rsidRPr="008E440F" w:rsidRDefault="00524533" w:rsidP="009E0FF6">
      <w:pPr>
        <w:pStyle w:val="picture"/>
        <w:ind w:firstLine="0pt"/>
        <w:jc w:val="center"/>
      </w:pPr>
      <w:r w:rsidRPr="00884226">
        <w:rPr>
          <w:noProof/>
          <w:lang w:val="ru-RU"/>
        </w:rPr>
        <w:drawing>
          <wp:inline distT="0" distB="0" distL="0" distR="0">
            <wp:extent cx="2638425" cy="2638425"/>
            <wp:effectExtent l="0" t="0" r="0" b="0"/>
            <wp:docPr id="7" name="Рисунок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inline>
        </w:drawing>
      </w:r>
    </w:p>
    <w:p w:rsidR="00B05F79" w:rsidRDefault="00EB6575" w:rsidP="009E0FF6">
      <w:pPr>
        <w:pStyle w:val="picture"/>
        <w:jc w:val="center"/>
      </w:pPr>
      <w:r>
        <w:t>Figure</w:t>
      </w:r>
      <w:r w:rsidR="009E0FF6">
        <w:t xml:space="preserve"> </w:t>
      </w:r>
      <w:r w:rsidR="008B4D56">
        <w:t>7</w:t>
      </w:r>
      <w:r w:rsidR="00A76933" w:rsidRPr="00D30DCB">
        <w:t>.</w:t>
      </w:r>
      <w:r w:rsidR="009E0FF6">
        <w:t xml:space="preserve"> </w:t>
      </w:r>
      <w:r w:rsidR="0073621D">
        <w:t>C</w:t>
      </w:r>
      <w:r w:rsidR="00D30DCB">
        <w:t>ell</w:t>
      </w:r>
      <w:r w:rsidR="00A76933" w:rsidRPr="00D30DCB">
        <w:t>.</w:t>
      </w:r>
      <w:r w:rsidR="009E0FF6">
        <w:t xml:space="preserve"> </w:t>
      </w:r>
      <w:r w:rsidR="0073621D">
        <w:t>F</w:t>
      </w:r>
      <w:r w:rsidR="00D30DCB">
        <w:t>irst</w:t>
      </w:r>
      <w:r w:rsidR="009E0FF6">
        <w:t xml:space="preserve"> </w:t>
      </w:r>
      <w:r w:rsidR="00A76933" w:rsidRPr="00D30DCB">
        <w:t>for</w:t>
      </w:r>
      <w:r w:rsidR="009E0FF6">
        <w:t xml:space="preserve"> </w:t>
      </w:r>
      <w:r w:rsidR="00E006D1">
        <w:t>with</w:t>
      </w:r>
      <w:r w:rsidR="009E0FF6">
        <w:t xml:space="preserve"> </w:t>
      </w:r>
      <w:r w:rsidR="00A76933" w:rsidRPr="00D30DCB">
        <w:t>Y.</w:t>
      </w:r>
    </w:p>
    <w:p w:rsidR="00B05F79" w:rsidRPr="00691345" w:rsidRDefault="00B05F79" w:rsidP="009E0FF6">
      <w:pPr>
        <w:pStyle w:val="picture"/>
        <w:jc w:val="center"/>
      </w:pPr>
    </w:p>
    <w:p w:rsidR="00A76933" w:rsidRPr="005F16CE" w:rsidRDefault="001C2691" w:rsidP="00445DA4">
      <w:pPr>
        <w:pStyle w:val="timesnew10"/>
      </w:pPr>
      <w:r>
        <w:t>For</w:t>
      </w:r>
      <w:r w:rsidR="009E0FF6">
        <w:t xml:space="preserve"> </w:t>
      </w:r>
      <w:r w:rsidR="009400C1">
        <w:t xml:space="preserve">the </w:t>
      </w:r>
      <w:r>
        <w:t>simplicity</w:t>
      </w:r>
      <w:r w:rsidR="009E0FF6">
        <w:t xml:space="preserve"> </w:t>
      </w:r>
      <w:r>
        <w:t>of</w:t>
      </w:r>
      <w:r w:rsidR="009E0FF6">
        <w:t xml:space="preserve"> </w:t>
      </w:r>
      <w:r w:rsidRPr="001C2691">
        <w:t>data</w:t>
      </w:r>
      <w:r w:rsidR="009E0FF6">
        <w:t xml:space="preserve"> </w:t>
      </w:r>
      <w:r w:rsidRPr="001C2691">
        <w:t>transfer</w:t>
      </w:r>
      <w:r w:rsidR="009E0FF6">
        <w:t xml:space="preserve"> </w:t>
      </w:r>
      <w:r w:rsidRPr="001C2691">
        <w:t>protocol</w:t>
      </w:r>
      <w:r w:rsidR="009E0FF6">
        <w:t xml:space="preserve"> </w:t>
      </w:r>
      <w:r>
        <w:t>in</w:t>
      </w:r>
      <w:r w:rsidR="009E0FF6">
        <w:t xml:space="preserve"> </w:t>
      </w:r>
      <w:r>
        <w:t>every</w:t>
      </w:r>
      <w:r w:rsidR="009E0FF6">
        <w:t xml:space="preserve"> </w:t>
      </w:r>
      <w:r>
        <w:t>currentX</w:t>
      </w:r>
      <w:r w:rsidR="007A2BFF">
        <w:t xml:space="preserve"> </w:t>
      </w:r>
      <w:del w:id="102" w:author="Пользователь Windows" w:date="2019-06-14T18:10:00Z">
        <w:r w:rsidR="007A2BFF" w:rsidDel="00524533">
          <w:delText>vectors</w:delText>
        </w:r>
      </w:del>
      <w:ins w:id="103" w:author="Пользователь Windows" w:date="2019-06-14T18:10:00Z">
        <w:r w:rsidR="00524533">
          <w:t>vectors,</w:t>
        </w:r>
      </w:ins>
      <w:r w:rsidR="009E0FF6">
        <w:t xml:space="preserve"> </w:t>
      </w:r>
      <w:r>
        <w:t>leave</w:t>
      </w:r>
      <w:r w:rsidR="009E0FF6">
        <w:t xml:space="preserve"> </w:t>
      </w:r>
      <w:r>
        <w:t>only</w:t>
      </w:r>
      <w:r w:rsidR="009E0FF6">
        <w:t xml:space="preserve"> </w:t>
      </w:r>
      <w:r>
        <w:t>first</w:t>
      </w:r>
      <w:r w:rsidR="009E0FF6">
        <w:t xml:space="preserve"> </w:t>
      </w:r>
      <w:r>
        <w:t>and</w:t>
      </w:r>
      <w:r w:rsidR="009E0FF6">
        <w:t xml:space="preserve"> </w:t>
      </w:r>
      <w:r>
        <w:t>last</w:t>
      </w:r>
      <w:r w:rsidR="009E0FF6">
        <w:t xml:space="preserve"> </w:t>
      </w:r>
      <w:r>
        <w:t>valu</w:t>
      </w:r>
      <w:r w:rsidR="007E0DF8">
        <w:t>es.</w:t>
      </w:r>
      <w:r w:rsidR="009400C1">
        <w:t xml:space="preserve"> The</w:t>
      </w:r>
      <w:r w:rsidR="009E0FF6">
        <w:t xml:space="preserve"> </w:t>
      </w:r>
      <w:r w:rsidR="009400C1">
        <w:t>m</w:t>
      </w:r>
      <w:r w:rsidR="007E0DF8">
        <w:t>essage</w:t>
      </w:r>
      <w:r w:rsidR="009E0FF6">
        <w:t xml:space="preserve"> </w:t>
      </w:r>
      <w:r w:rsidR="007E0DF8">
        <w:t>consisting</w:t>
      </w:r>
      <w:r w:rsidR="009E0FF6">
        <w:t xml:space="preserve"> </w:t>
      </w:r>
      <w:r w:rsidR="007A2BFF">
        <w:t>of</w:t>
      </w:r>
      <w:r w:rsidR="009E0FF6">
        <w:t xml:space="preserve"> </w:t>
      </w:r>
      <w:r w:rsidR="007E0DF8">
        <w:t>two</w:t>
      </w:r>
      <w:r w:rsidR="009E0FF6">
        <w:t xml:space="preserve"> </w:t>
      </w:r>
      <w:r>
        <w:t>point</w:t>
      </w:r>
      <w:r w:rsidR="007E0DF8">
        <w:t>s</w:t>
      </w:r>
      <w:r w:rsidR="009E0FF6">
        <w:t xml:space="preserve"> </w:t>
      </w:r>
      <w:r w:rsidR="007A2BFF">
        <w:t>is</w:t>
      </w:r>
      <w:r w:rsidR="009E0FF6">
        <w:t xml:space="preserve"> </w:t>
      </w:r>
      <w:r>
        <w:t>easier</w:t>
      </w:r>
      <w:r w:rsidR="009E0FF6">
        <w:t xml:space="preserve"> </w:t>
      </w:r>
      <w:r>
        <w:t>transfer</w:t>
      </w:r>
      <w:r w:rsidR="009E0FF6">
        <w:t xml:space="preserve"> </w:t>
      </w:r>
      <w:r>
        <w:t>than</w:t>
      </w:r>
      <w:r w:rsidR="009E0FF6">
        <w:t xml:space="preserve"> </w:t>
      </w:r>
      <w:r w:rsidR="009400C1">
        <w:t xml:space="preserve">the </w:t>
      </w:r>
      <w:r>
        <w:t>message</w:t>
      </w:r>
      <w:r w:rsidR="009E0FF6">
        <w:t xml:space="preserve"> </w:t>
      </w:r>
      <w:r>
        <w:t>with</w:t>
      </w:r>
      <w:r w:rsidR="007A2BFF">
        <w:t xml:space="preserve"> a</w:t>
      </w:r>
      <w:r w:rsidR="009E0FF6">
        <w:t xml:space="preserve"> </w:t>
      </w:r>
      <w:r>
        <w:t>dynamically</w:t>
      </w:r>
      <w:r w:rsidR="009E0FF6">
        <w:t xml:space="preserve"> </w:t>
      </w:r>
      <w:r>
        <w:t>changing</w:t>
      </w:r>
      <w:r w:rsidR="009E0FF6">
        <w:t xml:space="preserve"> </w:t>
      </w:r>
      <w:r>
        <w:t>number</w:t>
      </w:r>
      <w:r w:rsidR="009E0FF6">
        <w:t xml:space="preserve"> </w:t>
      </w:r>
      <w:r>
        <w:t>of</w:t>
      </w:r>
      <w:r w:rsidR="009E0FF6">
        <w:t xml:space="preserve"> </w:t>
      </w:r>
      <w:r w:rsidR="002C7934">
        <w:t>points</w:t>
      </w:r>
      <w:r w:rsidR="009E0FF6">
        <w:t xml:space="preserve"> </w:t>
      </w:r>
      <w:r w:rsidR="002C7934">
        <w:t>(</w:t>
      </w:r>
      <w:r w:rsidR="00AD6931">
        <w:t>fig.</w:t>
      </w:r>
      <w:r w:rsidR="009E0FF6">
        <w:t xml:space="preserve"> </w:t>
      </w:r>
      <w:r w:rsidR="008B4D56">
        <w:t>8</w:t>
      </w:r>
      <w:r w:rsidR="00A7272B">
        <w:t>)</w:t>
      </w:r>
      <w:r w:rsidR="00B01958">
        <w:t>.</w:t>
      </w:r>
    </w:p>
    <w:p w:rsidR="00A76933" w:rsidRPr="001C2691" w:rsidRDefault="00A76933" w:rsidP="00445DA4">
      <w:pPr>
        <w:pStyle w:val="picture"/>
      </w:pPr>
    </w:p>
    <w:p w:rsidR="00B37FF3" w:rsidRDefault="00B37FF3" w:rsidP="00445DA4">
      <w:r>
        <w:t>For</w:t>
      </w:r>
      <w:r w:rsidR="009E6876">
        <w:t xml:space="preserve"> the</w:t>
      </w:r>
      <w:r w:rsidR="009E0FF6">
        <w:t xml:space="preserve"> </w:t>
      </w:r>
      <w:r>
        <w:t>reading</w:t>
      </w:r>
      <w:r w:rsidR="009E0FF6">
        <w:t xml:space="preserve"> </w:t>
      </w:r>
      <w:r w:rsidR="005651A4">
        <w:t>of the</w:t>
      </w:r>
      <w:r w:rsidR="009E6876">
        <w:t xml:space="preserve"> </w:t>
      </w:r>
      <w:r>
        <w:t>image</w:t>
      </w:r>
      <w:r w:rsidR="009E0FF6">
        <w:t xml:space="preserve"> </w:t>
      </w:r>
      <w:r w:rsidR="00167139">
        <w:t>from the</w:t>
      </w:r>
      <w:r w:rsidR="009E6876">
        <w:t xml:space="preserve"> </w:t>
      </w:r>
      <w:r>
        <w:t>web</w:t>
      </w:r>
      <w:r w:rsidR="009E0FF6">
        <w:t xml:space="preserve"> </w:t>
      </w:r>
      <w:r w:rsidR="005107A1">
        <w:t>camera,</w:t>
      </w:r>
      <w:r w:rsidR="009E0FF6">
        <w:t xml:space="preserve"> </w:t>
      </w:r>
      <w:r>
        <w:t>we</w:t>
      </w:r>
      <w:r w:rsidR="009E0FF6">
        <w:t xml:space="preserve"> </w:t>
      </w:r>
      <w:r>
        <w:t>use</w:t>
      </w:r>
      <w:r w:rsidR="009E0FF6">
        <w:t xml:space="preserve"> </w:t>
      </w:r>
      <w:r>
        <w:t>openCV</w:t>
      </w:r>
      <w:r w:rsidR="00B05F79">
        <w:t>:</w:t>
      </w:r>
    </w:p>
    <w:p w:rsidR="00B37FF3" w:rsidRPr="0086131B" w:rsidRDefault="0086131B" w:rsidP="00445DA4">
      <w:pPr>
        <w:pStyle w:val="timesnew10"/>
        <w:rPr>
          <w:i/>
        </w:rPr>
      </w:pPr>
      <w:r w:rsidRPr="0086131B">
        <w:rPr>
          <w:i/>
        </w:rPr>
        <w:t>cv::</w:t>
      </w:r>
      <w:proofErr w:type="spellStart"/>
      <w:r w:rsidRPr="0086131B">
        <w:rPr>
          <w:i/>
        </w:rPr>
        <w:t>VideoCapture</w:t>
      </w:r>
      <w:proofErr w:type="spellEnd"/>
      <w:r w:rsidR="009E0FF6">
        <w:rPr>
          <w:i/>
          <w:color w:val="C0C0C0"/>
        </w:rPr>
        <w:t xml:space="preserve"> </w:t>
      </w:r>
      <w:proofErr w:type="spellStart"/>
      <w:r w:rsidRPr="0086131B">
        <w:rPr>
          <w:i/>
          <w:color w:val="092E64"/>
        </w:rPr>
        <w:t>capWebcam</w:t>
      </w:r>
      <w:proofErr w:type="spellEnd"/>
      <w:r w:rsidRPr="0086131B">
        <w:rPr>
          <w:i/>
        </w:rPr>
        <w:t>(</w:t>
      </w:r>
      <w:r w:rsidRPr="0086131B">
        <w:rPr>
          <w:i/>
          <w:color w:val="000080"/>
        </w:rPr>
        <w:t>0</w:t>
      </w:r>
      <w:r w:rsidRPr="0086131B">
        <w:rPr>
          <w:i/>
        </w:rPr>
        <w:t>);</w:t>
      </w:r>
    </w:p>
    <w:p w:rsidR="00B37FF3" w:rsidRPr="00B37FF3" w:rsidRDefault="00B37FF3" w:rsidP="00445DA4">
      <w:r w:rsidRPr="00C2005B">
        <w:t>OpenCV</w:t>
      </w:r>
      <w:r w:rsidR="009E0FF6">
        <w:t xml:space="preserve"> </w:t>
      </w:r>
      <w:r w:rsidRPr="00B37FF3">
        <w:t>and</w:t>
      </w:r>
      <w:r w:rsidR="009E0FF6">
        <w:t xml:space="preserve"> </w:t>
      </w:r>
      <w:r w:rsidRPr="00C2005B">
        <w:t>opencv</w:t>
      </w:r>
      <w:r w:rsidRPr="00B37FF3">
        <w:t>_</w:t>
      </w:r>
      <w:r w:rsidRPr="00C2005B">
        <w:t>contib</w:t>
      </w:r>
      <w:r w:rsidR="009E0FF6">
        <w:t xml:space="preserve"> </w:t>
      </w:r>
      <w:r>
        <w:t>libraries</w:t>
      </w:r>
      <w:r w:rsidR="009E0FF6">
        <w:t xml:space="preserve"> </w:t>
      </w:r>
      <w:r>
        <w:t>were</w:t>
      </w:r>
      <w:r w:rsidR="009E0FF6">
        <w:t xml:space="preserve"> </w:t>
      </w:r>
      <w:r>
        <w:t>built</w:t>
      </w:r>
      <w:r w:rsidR="009E0FF6">
        <w:t xml:space="preserve"> </w:t>
      </w:r>
      <w:r>
        <w:t>using</w:t>
      </w:r>
      <w:r w:rsidR="009E0FF6">
        <w:t xml:space="preserve"> </w:t>
      </w:r>
      <w:proofErr w:type="spellStart"/>
      <w:r w:rsidR="007A2BFF">
        <w:t>CMake</w:t>
      </w:r>
      <w:proofErr w:type="spellEnd"/>
      <w:r w:rsidRPr="00B37FF3">
        <w:t>,</w:t>
      </w:r>
      <w:r w:rsidR="009E0FF6">
        <w:t xml:space="preserve"> </w:t>
      </w:r>
      <w:r w:rsidRPr="00C2005B">
        <w:t>MinGW</w:t>
      </w:r>
      <w:r w:rsidR="009E0FF6">
        <w:t xml:space="preserve"> </w:t>
      </w:r>
      <w:r>
        <w:t>generator</w:t>
      </w:r>
      <w:r w:rsidRPr="00B37FF3">
        <w:t>.</w:t>
      </w:r>
    </w:p>
    <w:p w:rsidR="009303D9" w:rsidRPr="00F4746B" w:rsidRDefault="00F4746B" w:rsidP="006578D5">
      <w:pPr>
        <w:pStyle w:val="1"/>
      </w:pPr>
      <w:r w:rsidRPr="001453F6">
        <w:t>Creating</w:t>
      </w:r>
      <w:r w:rsidR="009E0FF6">
        <w:t xml:space="preserve"> </w:t>
      </w:r>
      <w:r w:rsidRPr="001453F6">
        <w:t>and</w:t>
      </w:r>
      <w:r w:rsidR="009E0FF6">
        <w:t xml:space="preserve"> </w:t>
      </w:r>
      <w:r w:rsidRPr="001453F6">
        <w:t>debugging</w:t>
      </w:r>
      <w:r w:rsidR="009E0FF6">
        <w:t xml:space="preserve"> </w:t>
      </w:r>
      <w:r w:rsidRPr="001453F6">
        <w:t>server</w:t>
      </w:r>
      <w:r w:rsidR="009E0FF6">
        <w:t xml:space="preserve"> </w:t>
      </w:r>
      <w:r w:rsidRPr="001453F6">
        <w:t>with</w:t>
      </w:r>
      <w:r w:rsidR="009E0FF6">
        <w:t xml:space="preserve"> </w:t>
      </w:r>
      <w:r w:rsidRPr="001453F6">
        <w:t>protocol,</w:t>
      </w:r>
      <w:r w:rsidR="009E0FF6">
        <w:t xml:space="preserve"> </w:t>
      </w:r>
      <w:r w:rsidRPr="001453F6">
        <w:t>which</w:t>
      </w:r>
      <w:r w:rsidR="009E0FF6">
        <w:t xml:space="preserve"> </w:t>
      </w:r>
      <w:r w:rsidRPr="001453F6">
        <w:t>will</w:t>
      </w:r>
      <w:r w:rsidR="009E0FF6">
        <w:t xml:space="preserve"> </w:t>
      </w:r>
      <w:r w:rsidRPr="001453F6">
        <w:t>translate</w:t>
      </w:r>
      <w:r w:rsidR="009E0FF6">
        <w:t xml:space="preserve"> </w:t>
      </w:r>
      <w:r w:rsidRPr="001453F6">
        <w:t>achieved</w:t>
      </w:r>
      <w:r w:rsidR="009E0FF6">
        <w:t xml:space="preserve"> </w:t>
      </w:r>
      <w:r w:rsidRPr="001453F6">
        <w:t>set</w:t>
      </w:r>
      <w:r w:rsidR="009E0FF6">
        <w:t xml:space="preserve"> </w:t>
      </w:r>
      <w:r w:rsidRPr="001453F6">
        <w:t>from</w:t>
      </w:r>
      <w:r w:rsidR="009E0FF6">
        <w:t xml:space="preserve"> </w:t>
      </w:r>
      <w:r w:rsidRPr="001453F6">
        <w:t>step</w:t>
      </w:r>
      <w:r w:rsidR="009E0FF6">
        <w:t xml:space="preserve"> </w:t>
      </w:r>
      <w:r w:rsidRPr="001453F6">
        <w:t>above</w:t>
      </w:r>
      <w:r w:rsidR="009E0FF6">
        <w:t xml:space="preserve"> </w:t>
      </w:r>
      <w:r w:rsidRPr="001453F6">
        <w:t>using</w:t>
      </w:r>
      <w:r w:rsidR="009E0FF6">
        <w:t xml:space="preserve"> </w:t>
      </w:r>
      <w:r w:rsidRPr="001453F6">
        <w:t>TCP</w:t>
      </w:r>
      <w:r w:rsidR="009E0FF6">
        <w:t xml:space="preserve"> </w:t>
      </w:r>
      <w:r w:rsidRPr="001453F6">
        <w:t>channel</w:t>
      </w:r>
      <w:r w:rsidR="009E0FF6">
        <w:t xml:space="preserve"> </w:t>
      </w:r>
      <w:r w:rsidRPr="001453F6">
        <w:t>to</w:t>
      </w:r>
      <w:r w:rsidR="009E0FF6">
        <w:t xml:space="preserve"> </w:t>
      </w:r>
      <w:r w:rsidRPr="001453F6">
        <w:t>the</w:t>
      </w:r>
      <w:r w:rsidR="009E0FF6">
        <w:t xml:space="preserve"> </w:t>
      </w:r>
      <w:r w:rsidRPr="001453F6">
        <w:t>controller</w:t>
      </w:r>
      <w:r w:rsidR="009E0FF6">
        <w:t xml:space="preserve"> </w:t>
      </w:r>
      <w:r w:rsidRPr="001453F6">
        <w:t>of</w:t>
      </w:r>
      <w:r w:rsidR="009E0FF6">
        <w:t xml:space="preserve"> </w:t>
      </w:r>
      <w:r w:rsidRPr="001453F6">
        <w:t>the</w:t>
      </w:r>
      <w:r w:rsidR="009E0FF6">
        <w:t xml:space="preserve"> </w:t>
      </w:r>
      <w:r w:rsidRPr="001453F6">
        <w:t>robotic</w:t>
      </w:r>
      <w:r w:rsidR="009E0FF6">
        <w:t xml:space="preserve"> </w:t>
      </w:r>
      <w:r w:rsidRPr="001453F6">
        <w:t>system.</w:t>
      </w:r>
      <w:r w:rsidR="009E0FF6">
        <w:t xml:space="preserve"> </w:t>
      </w:r>
      <w:r w:rsidR="006D2187">
        <w:t>Program</w:t>
      </w:r>
      <w:r w:rsidR="009E0FF6">
        <w:t xml:space="preserve"> </w:t>
      </w:r>
      <w:r w:rsidR="006D2187">
        <w:t>for</w:t>
      </w:r>
      <w:r w:rsidR="009E0FF6">
        <w:t xml:space="preserve"> </w:t>
      </w:r>
      <w:r w:rsidR="00CE7D7F">
        <w:t>drawing</w:t>
      </w:r>
      <w:r w:rsidR="009E0FF6">
        <w:t xml:space="preserve"> </w:t>
      </w:r>
      <w:r w:rsidR="00CE7D7F">
        <w:t>a</w:t>
      </w:r>
      <w:r w:rsidR="009E0FF6">
        <w:t xml:space="preserve"> </w:t>
      </w:r>
      <w:r w:rsidR="00CE7D7F">
        <w:t>picture.</w:t>
      </w:r>
    </w:p>
    <w:p w:rsidR="00F4746B" w:rsidRPr="00F4746B" w:rsidRDefault="00C55433" w:rsidP="008C444A">
      <w:pPr>
        <w:pStyle w:val="timesnew10"/>
        <w:rPr>
          <w:shd w:val="clear" w:color="auto" w:fill="FFFFFF"/>
        </w:rPr>
      </w:pPr>
      <w:r>
        <w:rPr>
          <w:shd w:val="clear" w:color="auto" w:fill="FFFFFF"/>
        </w:rPr>
        <w:t>The p</w:t>
      </w:r>
      <w:r w:rsidR="00F4746B">
        <w:rPr>
          <w:shd w:val="clear" w:color="auto" w:fill="FFFFFF"/>
        </w:rPr>
        <w:t>rotocol</w:t>
      </w:r>
      <w:r w:rsidR="00F4746B" w:rsidRPr="00F4746B">
        <w:rPr>
          <w:shd w:val="clear" w:color="auto" w:fill="FFFFFF"/>
        </w:rPr>
        <w:t>:</w:t>
      </w:r>
      <w:r w:rsidR="009E0FF6">
        <w:rPr>
          <w:shd w:val="clear" w:color="auto" w:fill="FFFFFF"/>
        </w:rPr>
        <w:t xml:space="preserve"> </w:t>
      </w:r>
    </w:p>
    <w:p w:rsidR="00547152" w:rsidRPr="00547152" w:rsidRDefault="00A77EAB" w:rsidP="008C444A">
      <w:pPr>
        <w:pStyle w:val="timesnew10"/>
        <w:rPr>
          <w:shd w:val="clear" w:color="auto" w:fill="FFFFFF"/>
        </w:rPr>
      </w:pPr>
      <w:r>
        <w:rPr>
          <w:shd w:val="clear" w:color="auto" w:fill="FFFFFF"/>
        </w:rPr>
        <w:t xml:space="preserve">The </w:t>
      </w:r>
      <w:r w:rsidR="00F4746B">
        <w:rPr>
          <w:shd w:val="clear" w:color="auto" w:fill="FFFFFF"/>
        </w:rPr>
        <w:t>server</w:t>
      </w:r>
      <w:r>
        <w:rPr>
          <w:shd w:val="clear" w:color="auto" w:fill="FFFFFF"/>
        </w:rPr>
        <w:t xml:space="preserve"> part</w:t>
      </w:r>
      <w:r w:rsidR="00C55433">
        <w:rPr>
          <w:shd w:val="clear" w:color="auto" w:fill="FFFFFF"/>
        </w:rPr>
        <w:t xml:space="preserve">. </w:t>
      </w:r>
      <w:r w:rsidR="00530D66">
        <w:rPr>
          <w:shd w:val="clear" w:color="auto" w:fill="FFFFFF"/>
        </w:rPr>
        <w:t>There is the</w:t>
      </w:r>
      <w:r w:rsidR="00C55433">
        <w:rPr>
          <w:shd w:val="clear" w:color="auto" w:fill="FFFFFF"/>
        </w:rPr>
        <w:t xml:space="preserve"> integer variable - counter that </w:t>
      </w:r>
      <w:r w:rsidR="00547152" w:rsidRPr="00547152">
        <w:rPr>
          <w:shd w:val="clear" w:color="auto" w:fill="FFFFFF"/>
        </w:rPr>
        <w:t>is assigned a value of zero.</w:t>
      </w:r>
    </w:p>
    <w:p w:rsidR="00F4746B" w:rsidRPr="005F16CE" w:rsidRDefault="00F4746B" w:rsidP="008C444A">
      <w:pPr>
        <w:pStyle w:val="timesnew10"/>
        <w:rPr>
          <w:shd w:val="clear" w:color="auto" w:fill="FFFFFF"/>
        </w:rPr>
      </w:pPr>
      <w:r w:rsidRPr="00F4746B">
        <w:rPr>
          <w:shd w:val="clear" w:color="auto" w:fill="FFFFFF"/>
        </w:rPr>
        <w:t>1)</w:t>
      </w:r>
      <w:r w:rsidR="009E0FF6">
        <w:rPr>
          <w:shd w:val="clear" w:color="auto" w:fill="FFFFFF"/>
        </w:rPr>
        <w:t xml:space="preserve"> </w:t>
      </w:r>
      <w:r w:rsidR="00C569D2">
        <w:rPr>
          <w:shd w:val="clear" w:color="auto" w:fill="FFFFFF"/>
        </w:rPr>
        <w:t>w</w:t>
      </w:r>
      <w:r w:rsidR="00A77EAB">
        <w:rPr>
          <w:shd w:val="clear" w:color="auto" w:fill="FFFFFF"/>
        </w:rPr>
        <w:t>aiting</w:t>
      </w:r>
      <w:r w:rsidR="009E0FF6">
        <w:rPr>
          <w:shd w:val="clear" w:color="auto" w:fill="FFFFFF"/>
        </w:rPr>
        <w:t xml:space="preserve"> </w:t>
      </w:r>
      <w:r>
        <w:rPr>
          <w:shd w:val="clear" w:color="auto" w:fill="FFFFFF"/>
        </w:rPr>
        <w:t>for</w:t>
      </w:r>
      <w:r w:rsidR="009E0FF6">
        <w:rPr>
          <w:shd w:val="clear" w:color="auto" w:fill="FFFFFF"/>
        </w:rPr>
        <w:t xml:space="preserve"> </w:t>
      </w:r>
      <w:r w:rsidR="00547152">
        <w:rPr>
          <w:shd w:val="clear" w:color="auto" w:fill="FFFFFF"/>
        </w:rPr>
        <w:t xml:space="preserve">the </w:t>
      </w:r>
      <w:r>
        <w:rPr>
          <w:shd w:val="clear" w:color="auto" w:fill="FFFFFF"/>
        </w:rPr>
        <w:t>client</w:t>
      </w:r>
      <w:r w:rsidR="009E0FF6">
        <w:rPr>
          <w:shd w:val="clear" w:color="auto" w:fill="FFFFFF"/>
        </w:rPr>
        <w:t xml:space="preserve"> </w:t>
      </w:r>
      <w:r w:rsidRPr="00F4746B">
        <w:rPr>
          <w:shd w:val="clear" w:color="auto" w:fill="FFFFFF"/>
        </w:rPr>
        <w:t>(</w:t>
      </w:r>
      <w:r w:rsidR="00547152">
        <w:rPr>
          <w:shd w:val="clear" w:color="auto" w:fill="FFFFFF"/>
        </w:rPr>
        <w:t xml:space="preserve">for the </w:t>
      </w:r>
      <w:r>
        <w:rPr>
          <w:shd w:val="clear" w:color="auto" w:fill="FFFFFF"/>
        </w:rPr>
        <w:t>robotic</w:t>
      </w:r>
      <w:r w:rsidR="009E0FF6">
        <w:rPr>
          <w:shd w:val="clear" w:color="auto" w:fill="FFFFFF"/>
        </w:rPr>
        <w:t xml:space="preserve"> </w:t>
      </w:r>
      <w:r>
        <w:rPr>
          <w:shd w:val="clear" w:color="auto" w:fill="FFFFFF"/>
        </w:rPr>
        <w:t>system</w:t>
      </w:r>
      <w:r w:rsidRPr="00F4746B">
        <w:rPr>
          <w:shd w:val="clear" w:color="auto" w:fill="FFFFFF"/>
        </w:rPr>
        <w:t>).</w:t>
      </w:r>
      <w:r w:rsidR="009E0FF6">
        <w:rPr>
          <w:shd w:val="clear" w:color="auto" w:fill="FFFFFF"/>
        </w:rPr>
        <w:t xml:space="preserve"> </w:t>
      </w:r>
      <w:r w:rsidR="001A1F28">
        <w:rPr>
          <w:shd w:val="clear" w:color="auto" w:fill="FFFFFF"/>
        </w:rPr>
        <w:t>The connection</w:t>
      </w:r>
      <w:r w:rsidRPr="005F16CE">
        <w:rPr>
          <w:shd w:val="clear" w:color="auto" w:fill="FFFFFF"/>
        </w:rPr>
        <w:t>.</w:t>
      </w:r>
    </w:p>
    <w:p w:rsidR="00F4746B" w:rsidRPr="00F4746B" w:rsidRDefault="00F4746B" w:rsidP="008C444A">
      <w:pPr>
        <w:pStyle w:val="timesnew10"/>
        <w:rPr>
          <w:shd w:val="clear" w:color="auto" w:fill="FFFFFF"/>
        </w:rPr>
      </w:pPr>
      <w:r w:rsidRPr="00F4746B">
        <w:rPr>
          <w:shd w:val="clear" w:color="auto" w:fill="FFFFFF"/>
        </w:rPr>
        <w:lastRenderedPageBreak/>
        <w:t>2)</w:t>
      </w:r>
      <w:r w:rsidR="009E0FF6">
        <w:rPr>
          <w:shd w:val="clear" w:color="auto" w:fill="FFFFFF"/>
        </w:rPr>
        <w:t xml:space="preserve"> </w:t>
      </w:r>
      <w:r w:rsidR="00547152">
        <w:rPr>
          <w:shd w:val="clear" w:color="auto" w:fill="FFFFFF"/>
        </w:rPr>
        <w:t>the s</w:t>
      </w:r>
      <w:r w:rsidR="00A77EAB">
        <w:rPr>
          <w:shd w:val="clear" w:color="auto" w:fill="FFFFFF"/>
        </w:rPr>
        <w:t>erver</w:t>
      </w:r>
      <w:r w:rsidR="009E0FF6">
        <w:rPr>
          <w:shd w:val="clear" w:color="auto" w:fill="FFFFFF"/>
        </w:rPr>
        <w:t xml:space="preserve"> </w:t>
      </w:r>
      <w:r w:rsidR="00D7427C">
        <w:rPr>
          <w:shd w:val="clear" w:color="auto" w:fill="FFFFFF"/>
        </w:rPr>
        <w:t>transfers</w:t>
      </w:r>
      <w:r w:rsidR="009E0FF6">
        <w:rPr>
          <w:shd w:val="clear" w:color="auto" w:fill="FFFFFF"/>
        </w:rPr>
        <w:t xml:space="preserve"> </w:t>
      </w:r>
      <w:r w:rsidR="00547152">
        <w:rPr>
          <w:shd w:val="clear" w:color="auto" w:fill="FFFFFF"/>
        </w:rPr>
        <w:t xml:space="preserve">a </w:t>
      </w:r>
      <w:r>
        <w:rPr>
          <w:shd w:val="clear" w:color="auto" w:fill="FFFFFF"/>
        </w:rPr>
        <w:t>message</w:t>
      </w:r>
      <w:r w:rsidRPr="00F4746B">
        <w:rPr>
          <w:shd w:val="clear" w:color="auto" w:fill="FFFFFF"/>
        </w:rPr>
        <w:t>,</w:t>
      </w:r>
      <w:r w:rsidR="009E0FF6">
        <w:rPr>
          <w:shd w:val="clear" w:color="auto" w:fill="FFFFFF"/>
        </w:rPr>
        <w:t xml:space="preserve"> </w:t>
      </w:r>
      <w:r>
        <w:rPr>
          <w:shd w:val="clear" w:color="auto" w:fill="FFFFFF"/>
        </w:rPr>
        <w:t>the</w:t>
      </w:r>
      <w:r w:rsidR="009E0FF6">
        <w:rPr>
          <w:shd w:val="clear" w:color="auto" w:fill="FFFFFF"/>
        </w:rPr>
        <w:t xml:space="preserve"> </w:t>
      </w:r>
      <w:r>
        <w:rPr>
          <w:shd w:val="clear" w:color="auto" w:fill="FFFFFF"/>
        </w:rPr>
        <w:t>counter</w:t>
      </w:r>
      <w:r w:rsidR="009E0FF6">
        <w:rPr>
          <w:shd w:val="clear" w:color="auto" w:fill="FFFFFF"/>
        </w:rPr>
        <w:t xml:space="preserve"> </w:t>
      </w:r>
      <w:r>
        <w:rPr>
          <w:shd w:val="clear" w:color="auto" w:fill="FFFFFF"/>
        </w:rPr>
        <w:t>is</w:t>
      </w:r>
      <w:r w:rsidR="009E0FF6">
        <w:rPr>
          <w:shd w:val="clear" w:color="auto" w:fill="FFFFFF"/>
        </w:rPr>
        <w:t xml:space="preserve"> </w:t>
      </w:r>
      <w:r>
        <w:rPr>
          <w:shd w:val="clear" w:color="auto" w:fill="FFFFFF"/>
        </w:rPr>
        <w:t>incremented</w:t>
      </w:r>
      <w:r w:rsidR="009E0FF6">
        <w:rPr>
          <w:shd w:val="clear" w:color="auto" w:fill="FFFFFF"/>
        </w:rPr>
        <w:t xml:space="preserve"> </w:t>
      </w:r>
      <w:r>
        <w:rPr>
          <w:shd w:val="clear" w:color="auto" w:fill="FFFFFF"/>
        </w:rPr>
        <w:t>by</w:t>
      </w:r>
      <w:r w:rsidR="009E0FF6">
        <w:rPr>
          <w:shd w:val="clear" w:color="auto" w:fill="FFFFFF"/>
        </w:rPr>
        <w:t xml:space="preserve"> </w:t>
      </w:r>
      <w:r>
        <w:rPr>
          <w:shd w:val="clear" w:color="auto" w:fill="FFFFFF"/>
        </w:rPr>
        <w:t>one</w:t>
      </w:r>
      <w:r w:rsidRPr="00F4746B">
        <w:rPr>
          <w:shd w:val="clear" w:color="auto" w:fill="FFFFFF"/>
        </w:rPr>
        <w:t>,</w:t>
      </w:r>
      <w:r w:rsidR="009E0FF6">
        <w:rPr>
          <w:shd w:val="clear" w:color="auto" w:fill="FFFFFF"/>
        </w:rPr>
        <w:t xml:space="preserve"> </w:t>
      </w:r>
      <w:r>
        <w:rPr>
          <w:shd w:val="clear" w:color="auto" w:fill="FFFFFF"/>
        </w:rPr>
        <w:t>wait</w:t>
      </w:r>
      <w:r w:rsidR="00D55D40">
        <w:rPr>
          <w:shd w:val="clear" w:color="auto" w:fill="FFFFFF"/>
        </w:rPr>
        <w:t>s</w:t>
      </w:r>
      <w:r w:rsidR="009E0FF6">
        <w:rPr>
          <w:shd w:val="clear" w:color="auto" w:fill="FFFFFF"/>
        </w:rPr>
        <w:t xml:space="preserve"> </w:t>
      </w:r>
      <w:r>
        <w:rPr>
          <w:shd w:val="clear" w:color="auto" w:fill="FFFFFF"/>
        </w:rPr>
        <w:t>for</w:t>
      </w:r>
      <w:r w:rsidR="009E0FF6">
        <w:rPr>
          <w:shd w:val="clear" w:color="auto" w:fill="FFFFFF"/>
        </w:rPr>
        <w:t xml:space="preserve"> </w:t>
      </w:r>
      <w:r w:rsidR="00547152">
        <w:rPr>
          <w:shd w:val="clear" w:color="auto" w:fill="FFFFFF"/>
        </w:rPr>
        <w:t xml:space="preserve">the </w:t>
      </w:r>
      <w:r>
        <w:rPr>
          <w:shd w:val="clear" w:color="auto" w:fill="FFFFFF"/>
        </w:rPr>
        <w:t>client</w:t>
      </w:r>
      <w:r w:rsidR="009E0FF6">
        <w:rPr>
          <w:shd w:val="clear" w:color="auto" w:fill="FFFFFF"/>
        </w:rPr>
        <w:t xml:space="preserve"> </w:t>
      </w:r>
      <w:r>
        <w:rPr>
          <w:shd w:val="clear" w:color="auto" w:fill="FFFFFF"/>
        </w:rPr>
        <w:t>reply</w:t>
      </w:r>
      <w:r w:rsidRPr="00F4746B">
        <w:rPr>
          <w:shd w:val="clear" w:color="auto" w:fill="FFFFFF"/>
        </w:rPr>
        <w:t>.</w:t>
      </w:r>
    </w:p>
    <w:p w:rsidR="00F4746B" w:rsidRPr="005F16CE" w:rsidRDefault="00F4746B" w:rsidP="008C444A">
      <w:pPr>
        <w:pStyle w:val="timesnew10"/>
        <w:rPr>
          <w:shd w:val="clear" w:color="auto" w:fill="FFFFFF"/>
        </w:rPr>
      </w:pPr>
      <w:r w:rsidRPr="00102744">
        <w:rPr>
          <w:shd w:val="clear" w:color="auto" w:fill="FFFFFF"/>
        </w:rPr>
        <w:t>3)</w:t>
      </w:r>
      <w:r w:rsidR="009E0FF6" w:rsidRPr="00102744">
        <w:rPr>
          <w:shd w:val="clear" w:color="auto" w:fill="FFFFFF"/>
        </w:rPr>
        <w:t xml:space="preserve"> </w:t>
      </w:r>
      <w:r w:rsidR="00547152">
        <w:rPr>
          <w:shd w:val="clear" w:color="auto" w:fill="FFFFFF"/>
        </w:rPr>
        <w:t>repeat</w:t>
      </w:r>
      <w:del w:id="104" w:author="ITIS1410" w:date="2019-06-14T17:34:00Z">
        <w:r w:rsidR="00102744" w:rsidDel="00174E85">
          <w:rPr>
            <w:shd w:val="clear" w:color="auto" w:fill="FFFFFF"/>
          </w:rPr>
          <w:delText>ing</w:delText>
        </w:r>
      </w:del>
      <w:r w:rsidR="00547152">
        <w:rPr>
          <w:shd w:val="clear" w:color="auto" w:fill="FFFFFF"/>
        </w:rPr>
        <w:t xml:space="preserve"> </w:t>
      </w:r>
      <w:r w:rsidR="00414637">
        <w:rPr>
          <w:shd w:val="clear" w:color="auto" w:fill="FFFFFF"/>
        </w:rPr>
        <w:t>step</w:t>
      </w:r>
      <w:r w:rsidR="00547152">
        <w:rPr>
          <w:shd w:val="clear" w:color="auto" w:fill="FFFFFF"/>
        </w:rPr>
        <w:t xml:space="preserve"> two.</w:t>
      </w:r>
    </w:p>
    <w:p w:rsidR="00F4746B" w:rsidRPr="00D7427C" w:rsidRDefault="00F4746B" w:rsidP="008C444A">
      <w:pPr>
        <w:pStyle w:val="timesnew10"/>
        <w:rPr>
          <w:shd w:val="clear" w:color="auto" w:fill="FFFFFF"/>
        </w:rPr>
      </w:pPr>
      <w:r w:rsidRPr="00D7427C">
        <w:rPr>
          <w:shd w:val="clear" w:color="auto" w:fill="FFFFFF"/>
        </w:rPr>
        <w:t>4)</w:t>
      </w:r>
      <w:r w:rsidR="009E0FF6">
        <w:rPr>
          <w:shd w:val="clear" w:color="auto" w:fill="FFFFFF"/>
        </w:rPr>
        <w:t xml:space="preserve"> </w:t>
      </w:r>
      <w:r w:rsidR="00A77EAB">
        <w:rPr>
          <w:shd w:val="clear" w:color="auto" w:fill="FFFFFF"/>
        </w:rPr>
        <w:t>If</w:t>
      </w:r>
      <w:r w:rsidR="00547152">
        <w:rPr>
          <w:shd w:val="clear" w:color="auto" w:fill="FFFFFF"/>
        </w:rPr>
        <w:t xml:space="preserve"> the</w:t>
      </w:r>
      <w:r w:rsidR="009E0FF6">
        <w:rPr>
          <w:shd w:val="clear" w:color="auto" w:fill="FFFFFF"/>
        </w:rPr>
        <w:t xml:space="preserve"> </w:t>
      </w:r>
      <w:r w:rsidR="00D7427C">
        <w:rPr>
          <w:shd w:val="clear" w:color="auto" w:fill="FFFFFF"/>
        </w:rPr>
        <w:t>counter</w:t>
      </w:r>
      <w:r w:rsidR="009E0FF6">
        <w:rPr>
          <w:shd w:val="clear" w:color="auto" w:fill="FFFFFF"/>
        </w:rPr>
        <w:t xml:space="preserve"> </w:t>
      </w:r>
      <w:r w:rsidR="00D7427C">
        <w:rPr>
          <w:shd w:val="clear" w:color="auto" w:fill="FFFFFF"/>
        </w:rPr>
        <w:t>equals</w:t>
      </w:r>
      <w:r w:rsidR="009E0FF6">
        <w:rPr>
          <w:shd w:val="clear" w:color="auto" w:fill="FFFFFF"/>
        </w:rPr>
        <w:t xml:space="preserve"> </w:t>
      </w:r>
      <w:r w:rsidR="00D7427C">
        <w:rPr>
          <w:shd w:val="clear" w:color="auto" w:fill="FFFFFF"/>
        </w:rPr>
        <w:t>two</w:t>
      </w:r>
      <w:r w:rsidRPr="00D7427C">
        <w:rPr>
          <w:shd w:val="clear" w:color="auto" w:fill="FFFFFF"/>
        </w:rPr>
        <w:t>,</w:t>
      </w:r>
      <w:r w:rsidR="009E0FF6">
        <w:rPr>
          <w:shd w:val="clear" w:color="auto" w:fill="FFFFFF"/>
        </w:rPr>
        <w:t xml:space="preserve"> </w:t>
      </w:r>
      <w:r w:rsidR="00547152">
        <w:rPr>
          <w:shd w:val="clear" w:color="auto" w:fill="FFFFFF"/>
        </w:rPr>
        <w:t xml:space="preserve">the </w:t>
      </w:r>
      <w:r w:rsidR="00D7427C">
        <w:rPr>
          <w:shd w:val="clear" w:color="auto" w:fill="FFFFFF"/>
        </w:rPr>
        <w:t>server</w:t>
      </w:r>
      <w:r w:rsidR="009E0FF6">
        <w:rPr>
          <w:shd w:val="clear" w:color="auto" w:fill="FFFFFF"/>
        </w:rPr>
        <w:t xml:space="preserve"> </w:t>
      </w:r>
      <w:r w:rsidR="00D7427C">
        <w:rPr>
          <w:shd w:val="clear" w:color="auto" w:fill="FFFFFF"/>
        </w:rPr>
        <w:t>wait</w:t>
      </w:r>
      <w:r w:rsidR="00D55D40">
        <w:rPr>
          <w:shd w:val="clear" w:color="auto" w:fill="FFFFFF"/>
        </w:rPr>
        <w:t>s</w:t>
      </w:r>
      <w:r w:rsidR="00C101E6">
        <w:rPr>
          <w:shd w:val="clear" w:color="auto" w:fill="FFFFFF"/>
        </w:rPr>
        <w:t xml:space="preserve"> for</w:t>
      </w:r>
      <w:r w:rsidR="009E0FF6">
        <w:rPr>
          <w:shd w:val="clear" w:color="auto" w:fill="FFFFFF"/>
        </w:rPr>
        <w:t xml:space="preserve"> </w:t>
      </w:r>
      <w:r w:rsidR="00547152">
        <w:rPr>
          <w:shd w:val="clear" w:color="auto" w:fill="FFFFFF"/>
        </w:rPr>
        <w:t xml:space="preserve">the </w:t>
      </w:r>
      <w:r w:rsidR="00D7427C">
        <w:rPr>
          <w:shd w:val="clear" w:color="auto" w:fill="FFFFFF"/>
        </w:rPr>
        <w:t>control</w:t>
      </w:r>
      <w:r w:rsidR="009E0FF6">
        <w:rPr>
          <w:shd w:val="clear" w:color="auto" w:fill="FFFFFF"/>
        </w:rPr>
        <w:t xml:space="preserve"> </w:t>
      </w:r>
      <w:r w:rsidR="00D7427C">
        <w:rPr>
          <w:shd w:val="clear" w:color="auto" w:fill="FFFFFF"/>
        </w:rPr>
        <w:t>message</w:t>
      </w:r>
      <w:r w:rsidRPr="00D7427C">
        <w:rPr>
          <w:shd w:val="clear" w:color="auto" w:fill="FFFFFF"/>
        </w:rPr>
        <w:t>,</w:t>
      </w:r>
      <w:r w:rsidR="009E0FF6">
        <w:rPr>
          <w:shd w:val="clear" w:color="auto" w:fill="FFFFFF"/>
        </w:rPr>
        <w:t xml:space="preserve"> </w:t>
      </w:r>
      <w:r w:rsidR="00D7427C">
        <w:rPr>
          <w:shd w:val="clear" w:color="auto" w:fill="FFFFFF"/>
        </w:rPr>
        <w:t>after</w:t>
      </w:r>
      <w:r w:rsidR="009E0FF6">
        <w:rPr>
          <w:shd w:val="clear" w:color="auto" w:fill="FFFFFF"/>
        </w:rPr>
        <w:t xml:space="preserve"> </w:t>
      </w:r>
      <w:r w:rsidR="00D7427C">
        <w:rPr>
          <w:shd w:val="clear" w:color="auto" w:fill="FFFFFF"/>
        </w:rPr>
        <w:t>getting</w:t>
      </w:r>
      <w:r w:rsidR="009E0FF6">
        <w:rPr>
          <w:shd w:val="clear" w:color="auto" w:fill="FFFFFF"/>
        </w:rPr>
        <w:t xml:space="preserve"> </w:t>
      </w:r>
      <w:r w:rsidR="00D7427C">
        <w:rPr>
          <w:shd w:val="clear" w:color="auto" w:fill="FFFFFF"/>
        </w:rPr>
        <w:t>which</w:t>
      </w:r>
      <w:r w:rsidR="009E0FF6">
        <w:rPr>
          <w:shd w:val="clear" w:color="auto" w:fill="FFFFFF"/>
        </w:rPr>
        <w:t xml:space="preserve"> </w:t>
      </w:r>
      <w:r w:rsidR="00547152">
        <w:rPr>
          <w:shd w:val="clear" w:color="auto" w:fill="FFFFFF"/>
        </w:rPr>
        <w:t xml:space="preserve">the </w:t>
      </w:r>
      <w:r w:rsidR="00D7427C">
        <w:rPr>
          <w:shd w:val="clear" w:color="auto" w:fill="FFFFFF"/>
        </w:rPr>
        <w:t>server</w:t>
      </w:r>
      <w:r w:rsidR="009E0FF6">
        <w:rPr>
          <w:shd w:val="clear" w:color="auto" w:fill="FFFFFF"/>
        </w:rPr>
        <w:t xml:space="preserve"> </w:t>
      </w:r>
      <w:r w:rsidR="00D7427C">
        <w:rPr>
          <w:shd w:val="clear" w:color="auto" w:fill="FFFFFF"/>
        </w:rPr>
        <w:t>goes</w:t>
      </w:r>
      <w:r w:rsidR="009E0FF6">
        <w:rPr>
          <w:shd w:val="clear" w:color="auto" w:fill="FFFFFF"/>
        </w:rPr>
        <w:t xml:space="preserve"> </w:t>
      </w:r>
      <w:r w:rsidR="00D7427C">
        <w:rPr>
          <w:shd w:val="clear" w:color="auto" w:fill="FFFFFF"/>
        </w:rPr>
        <w:t>to</w:t>
      </w:r>
      <w:r w:rsidR="009E0FF6">
        <w:rPr>
          <w:shd w:val="clear" w:color="auto" w:fill="FFFFFF"/>
        </w:rPr>
        <w:t xml:space="preserve"> </w:t>
      </w:r>
      <w:r w:rsidR="00D7427C">
        <w:rPr>
          <w:shd w:val="clear" w:color="auto" w:fill="FFFFFF"/>
        </w:rPr>
        <w:t>the</w:t>
      </w:r>
      <w:r w:rsidR="009E0FF6">
        <w:rPr>
          <w:shd w:val="clear" w:color="auto" w:fill="FFFFFF"/>
        </w:rPr>
        <w:t xml:space="preserve"> </w:t>
      </w:r>
      <w:r w:rsidR="00D7427C">
        <w:rPr>
          <w:shd w:val="clear" w:color="auto" w:fill="FFFFFF"/>
        </w:rPr>
        <w:t>first</w:t>
      </w:r>
      <w:r w:rsidR="009E0FF6">
        <w:rPr>
          <w:shd w:val="clear" w:color="auto" w:fill="FFFFFF"/>
        </w:rPr>
        <w:t xml:space="preserve"> </w:t>
      </w:r>
      <w:r w:rsidR="00D7427C">
        <w:rPr>
          <w:shd w:val="clear" w:color="auto" w:fill="FFFFFF"/>
        </w:rPr>
        <w:t>point</w:t>
      </w:r>
      <w:r w:rsidRPr="00D7427C">
        <w:rPr>
          <w:shd w:val="clear" w:color="auto" w:fill="FFFFFF"/>
        </w:rPr>
        <w:t>,</w:t>
      </w:r>
      <w:r w:rsidR="009E0FF6">
        <w:rPr>
          <w:shd w:val="clear" w:color="auto" w:fill="FFFFFF"/>
        </w:rPr>
        <w:t xml:space="preserve"> </w:t>
      </w:r>
      <w:r w:rsidR="007931EC">
        <w:rPr>
          <w:shd w:val="clear" w:color="auto" w:fill="FFFFFF"/>
        </w:rPr>
        <w:t>again</w:t>
      </w:r>
      <w:r w:rsidR="009E0FF6">
        <w:rPr>
          <w:shd w:val="clear" w:color="auto" w:fill="FFFFFF"/>
        </w:rPr>
        <w:t xml:space="preserve"> </w:t>
      </w:r>
      <w:r w:rsidR="00547152">
        <w:rPr>
          <w:shd w:val="clear" w:color="auto" w:fill="FFFFFF"/>
        </w:rPr>
        <w:t xml:space="preserve">the </w:t>
      </w:r>
      <w:r w:rsidR="007931EC">
        <w:rPr>
          <w:shd w:val="clear" w:color="auto" w:fill="FFFFFF"/>
        </w:rPr>
        <w:t>counter</w:t>
      </w:r>
      <w:r w:rsidR="009E0FF6">
        <w:rPr>
          <w:shd w:val="clear" w:color="auto" w:fill="FFFFFF"/>
        </w:rPr>
        <w:t xml:space="preserve"> </w:t>
      </w:r>
      <w:r w:rsidR="00547152">
        <w:rPr>
          <w:shd w:val="clear" w:color="auto" w:fill="FFFFFF"/>
        </w:rPr>
        <w:t>is assigned</w:t>
      </w:r>
      <w:r w:rsidR="009E0FF6">
        <w:rPr>
          <w:shd w:val="clear" w:color="auto" w:fill="FFFFFF"/>
        </w:rPr>
        <w:t xml:space="preserve"> </w:t>
      </w:r>
      <w:r w:rsidR="00D7427C">
        <w:rPr>
          <w:shd w:val="clear" w:color="auto" w:fill="FFFFFF"/>
        </w:rPr>
        <w:t>zero.</w:t>
      </w:r>
    </w:p>
    <w:p w:rsidR="00F4746B" w:rsidRPr="00D7427C" w:rsidRDefault="00A77EAB" w:rsidP="008C444A">
      <w:pPr>
        <w:pStyle w:val="timesnew10"/>
        <w:rPr>
          <w:shd w:val="clear" w:color="auto" w:fill="FFFFFF"/>
        </w:rPr>
      </w:pPr>
      <w:r>
        <w:rPr>
          <w:shd w:val="clear" w:color="auto" w:fill="FFFFFF"/>
        </w:rPr>
        <w:t>The client part</w:t>
      </w:r>
      <w:r w:rsidR="00F4746B" w:rsidRPr="00D7427C">
        <w:rPr>
          <w:shd w:val="clear" w:color="auto" w:fill="FFFFFF"/>
        </w:rPr>
        <w:t>:</w:t>
      </w:r>
    </w:p>
    <w:p w:rsidR="00F4746B" w:rsidRPr="00D7427C" w:rsidRDefault="009A0968" w:rsidP="008C444A">
      <w:pPr>
        <w:pStyle w:val="timesnew10"/>
        <w:rPr>
          <w:shd w:val="clear" w:color="auto" w:fill="FFFFFF"/>
        </w:rPr>
      </w:pPr>
      <w:r w:rsidRPr="009A0968">
        <w:rPr>
          <w:shd w:val="clear" w:color="auto" w:fill="FFFFFF"/>
        </w:rPr>
        <w:t xml:space="preserve">The variable </w:t>
      </w:r>
      <w:r w:rsidR="00D7427C" w:rsidRPr="009A0968">
        <w:rPr>
          <w:shd w:val="clear" w:color="auto" w:fill="FFFFFF"/>
        </w:rPr>
        <w:t>counter</w:t>
      </w:r>
      <w:r w:rsidRPr="009A0968">
        <w:rPr>
          <w:shd w:val="clear" w:color="auto" w:fill="FFFFFF"/>
        </w:rPr>
        <w:t xml:space="preserve"> is assigned</w:t>
      </w:r>
      <w:r w:rsidR="009E0FF6" w:rsidRPr="009A0968">
        <w:rPr>
          <w:shd w:val="clear" w:color="auto" w:fill="FFFFFF"/>
        </w:rPr>
        <w:t xml:space="preserve"> </w:t>
      </w:r>
      <w:r w:rsidRPr="009A0968">
        <w:rPr>
          <w:shd w:val="clear" w:color="auto" w:fill="FFFFFF"/>
        </w:rPr>
        <w:t xml:space="preserve">one (because in </w:t>
      </w:r>
      <w:r w:rsidR="00921DC0">
        <w:rPr>
          <w:shd w:val="clear" w:color="auto" w:fill="FFFFFF"/>
        </w:rPr>
        <w:t xml:space="preserve">the </w:t>
      </w:r>
      <w:r w:rsidRPr="009A0968">
        <w:rPr>
          <w:shd w:val="clear" w:color="auto" w:fill="FFFFFF"/>
        </w:rPr>
        <w:t xml:space="preserve">Kuka array </w:t>
      </w:r>
      <w:r w:rsidR="00921DC0">
        <w:rPr>
          <w:shd w:val="clear" w:color="auto" w:fill="FFFFFF"/>
        </w:rPr>
        <w:t xml:space="preserve">the </w:t>
      </w:r>
      <w:r w:rsidRPr="009A0968">
        <w:rPr>
          <w:shd w:val="clear" w:color="auto" w:fill="FFFFFF"/>
        </w:rPr>
        <w:t>first index is one)</w:t>
      </w:r>
      <w:r w:rsidR="00F4746B" w:rsidRPr="009A0968">
        <w:rPr>
          <w:shd w:val="clear" w:color="auto" w:fill="FFFFFF"/>
        </w:rPr>
        <w:t>.</w:t>
      </w:r>
    </w:p>
    <w:p w:rsidR="00F4746B" w:rsidRPr="005F16CE" w:rsidRDefault="00A77EAB" w:rsidP="008C444A">
      <w:pPr>
        <w:pStyle w:val="timesnew10"/>
        <w:rPr>
          <w:shd w:val="clear" w:color="auto" w:fill="FFFFFF"/>
        </w:rPr>
      </w:pPr>
      <w:r w:rsidRPr="005F16CE">
        <w:rPr>
          <w:shd w:val="clear" w:color="auto" w:fill="FFFFFF"/>
        </w:rPr>
        <w:t>1)</w:t>
      </w:r>
      <w:r>
        <w:rPr>
          <w:shd w:val="clear" w:color="auto" w:fill="FFFFFF"/>
        </w:rPr>
        <w:t xml:space="preserve"> </w:t>
      </w:r>
      <w:r w:rsidR="009A0968">
        <w:rPr>
          <w:shd w:val="clear" w:color="auto" w:fill="FFFFFF"/>
        </w:rPr>
        <w:t>the</w:t>
      </w:r>
      <w:r w:rsidR="00C569D2">
        <w:rPr>
          <w:shd w:val="clear" w:color="auto" w:fill="FFFFFF"/>
        </w:rPr>
        <w:t xml:space="preserve"> c</w:t>
      </w:r>
      <w:r>
        <w:rPr>
          <w:shd w:val="clear" w:color="auto" w:fill="FFFFFF"/>
        </w:rPr>
        <w:t>onnection</w:t>
      </w:r>
      <w:r w:rsidR="009E0FF6">
        <w:rPr>
          <w:shd w:val="clear" w:color="auto" w:fill="FFFFFF"/>
        </w:rPr>
        <w:t xml:space="preserve"> </w:t>
      </w:r>
      <w:r w:rsidR="00D7427C">
        <w:rPr>
          <w:shd w:val="clear" w:color="auto" w:fill="FFFFFF"/>
        </w:rPr>
        <w:t>to</w:t>
      </w:r>
      <w:r w:rsidR="009E0FF6">
        <w:rPr>
          <w:shd w:val="clear" w:color="auto" w:fill="FFFFFF"/>
        </w:rPr>
        <w:t xml:space="preserve"> </w:t>
      </w:r>
      <w:r w:rsidR="00C569D2">
        <w:rPr>
          <w:shd w:val="clear" w:color="auto" w:fill="FFFFFF"/>
        </w:rPr>
        <w:t xml:space="preserve">the </w:t>
      </w:r>
      <w:r w:rsidR="00D7427C">
        <w:rPr>
          <w:shd w:val="clear" w:color="auto" w:fill="FFFFFF"/>
        </w:rPr>
        <w:t>server</w:t>
      </w:r>
      <w:r w:rsidR="00D7427C" w:rsidRPr="005F16CE">
        <w:rPr>
          <w:shd w:val="clear" w:color="auto" w:fill="FFFFFF"/>
        </w:rPr>
        <w:t>.</w:t>
      </w:r>
    </w:p>
    <w:p w:rsidR="00F4746B" w:rsidRPr="00D7427C" w:rsidRDefault="00A77EAB" w:rsidP="008C444A">
      <w:pPr>
        <w:pStyle w:val="timesnew10"/>
        <w:rPr>
          <w:shd w:val="clear" w:color="auto" w:fill="FFFFFF"/>
        </w:rPr>
      </w:pPr>
      <w:r w:rsidRPr="00D7427C">
        <w:rPr>
          <w:shd w:val="clear" w:color="auto" w:fill="FFFFFF"/>
        </w:rPr>
        <w:t>2)</w:t>
      </w:r>
      <w:r>
        <w:rPr>
          <w:shd w:val="clear" w:color="auto" w:fill="FFFFFF"/>
        </w:rPr>
        <w:t xml:space="preserve"> </w:t>
      </w:r>
      <w:r w:rsidR="00C569D2">
        <w:rPr>
          <w:shd w:val="clear" w:color="auto" w:fill="FFFFFF"/>
        </w:rPr>
        <w:t>the w</w:t>
      </w:r>
      <w:r>
        <w:rPr>
          <w:shd w:val="clear" w:color="auto" w:fill="FFFFFF"/>
        </w:rPr>
        <w:t>aiting</w:t>
      </w:r>
      <w:r w:rsidR="009E0FF6">
        <w:rPr>
          <w:shd w:val="clear" w:color="auto" w:fill="FFFFFF"/>
        </w:rPr>
        <w:t xml:space="preserve"> </w:t>
      </w:r>
      <w:r w:rsidR="00D7427C">
        <w:rPr>
          <w:shd w:val="clear" w:color="auto" w:fill="FFFFFF"/>
        </w:rPr>
        <w:t>message</w:t>
      </w:r>
      <w:r w:rsidR="009E0FF6">
        <w:rPr>
          <w:shd w:val="clear" w:color="auto" w:fill="FFFFFF"/>
        </w:rPr>
        <w:t xml:space="preserve"> </w:t>
      </w:r>
      <w:r w:rsidR="00D7427C">
        <w:rPr>
          <w:shd w:val="clear" w:color="auto" w:fill="FFFFFF"/>
        </w:rPr>
        <w:t>from</w:t>
      </w:r>
      <w:r w:rsidR="009E0FF6">
        <w:rPr>
          <w:shd w:val="clear" w:color="auto" w:fill="FFFFFF"/>
        </w:rPr>
        <w:t xml:space="preserve"> </w:t>
      </w:r>
      <w:r w:rsidR="00C569D2">
        <w:rPr>
          <w:shd w:val="clear" w:color="auto" w:fill="FFFFFF"/>
        </w:rPr>
        <w:t xml:space="preserve">the </w:t>
      </w:r>
      <w:r w:rsidR="00D7427C">
        <w:rPr>
          <w:shd w:val="clear" w:color="auto" w:fill="FFFFFF"/>
        </w:rPr>
        <w:t>server</w:t>
      </w:r>
      <w:r w:rsidR="00F4746B" w:rsidRPr="00D7427C">
        <w:rPr>
          <w:shd w:val="clear" w:color="auto" w:fill="FFFFFF"/>
        </w:rPr>
        <w:t>,</w:t>
      </w:r>
      <w:r w:rsidR="009E0FF6">
        <w:rPr>
          <w:shd w:val="clear" w:color="auto" w:fill="FFFFFF"/>
        </w:rPr>
        <w:t xml:space="preserve"> </w:t>
      </w:r>
      <w:r w:rsidR="00D7427C">
        <w:rPr>
          <w:shd w:val="clear" w:color="auto" w:fill="FFFFFF"/>
        </w:rPr>
        <w:t>after</w:t>
      </w:r>
      <w:r w:rsidR="009E0FF6">
        <w:rPr>
          <w:shd w:val="clear" w:color="auto" w:fill="FFFFFF"/>
        </w:rPr>
        <w:t xml:space="preserve"> </w:t>
      </w:r>
      <w:r w:rsidR="00D7427C">
        <w:rPr>
          <w:shd w:val="clear" w:color="auto" w:fill="FFFFFF"/>
        </w:rPr>
        <w:t>getting</w:t>
      </w:r>
      <w:r w:rsidR="009E0FF6">
        <w:rPr>
          <w:shd w:val="clear" w:color="auto" w:fill="FFFFFF"/>
        </w:rPr>
        <w:t xml:space="preserve"> </w:t>
      </w:r>
      <w:r w:rsidR="00D7427C">
        <w:rPr>
          <w:shd w:val="clear" w:color="auto" w:fill="FFFFFF"/>
        </w:rPr>
        <w:t>which</w:t>
      </w:r>
      <w:r w:rsidR="009E0FF6">
        <w:rPr>
          <w:shd w:val="clear" w:color="auto" w:fill="FFFFFF"/>
        </w:rPr>
        <w:t xml:space="preserve"> </w:t>
      </w:r>
      <w:r w:rsidR="00D7427C">
        <w:rPr>
          <w:shd w:val="clear" w:color="auto" w:fill="FFFFFF"/>
        </w:rPr>
        <w:t>send</w:t>
      </w:r>
      <w:r w:rsidR="00D55D40">
        <w:rPr>
          <w:shd w:val="clear" w:color="auto" w:fill="FFFFFF"/>
        </w:rPr>
        <w:t>s</w:t>
      </w:r>
      <w:r w:rsidR="009E0FF6">
        <w:rPr>
          <w:shd w:val="clear" w:color="auto" w:fill="FFFFFF"/>
        </w:rPr>
        <w:t xml:space="preserve"> </w:t>
      </w:r>
      <w:r w:rsidR="00C569D2">
        <w:rPr>
          <w:shd w:val="clear" w:color="auto" w:fill="FFFFFF"/>
        </w:rPr>
        <w:t xml:space="preserve">an </w:t>
      </w:r>
      <w:r w:rsidR="00D7427C">
        <w:rPr>
          <w:shd w:val="clear" w:color="auto" w:fill="FFFFFF"/>
        </w:rPr>
        <w:t>echo</w:t>
      </w:r>
      <w:r w:rsidR="009E0FF6">
        <w:rPr>
          <w:shd w:val="clear" w:color="auto" w:fill="FFFFFF"/>
        </w:rPr>
        <w:t xml:space="preserve"> </w:t>
      </w:r>
      <w:r w:rsidR="00D7427C">
        <w:rPr>
          <w:shd w:val="clear" w:color="auto" w:fill="FFFFFF"/>
        </w:rPr>
        <w:t>message</w:t>
      </w:r>
      <w:r w:rsidR="00F4746B" w:rsidRPr="00D7427C">
        <w:rPr>
          <w:shd w:val="clear" w:color="auto" w:fill="FFFFFF"/>
        </w:rPr>
        <w:t>,</w:t>
      </w:r>
      <w:r w:rsidR="009E0FF6">
        <w:rPr>
          <w:shd w:val="clear" w:color="auto" w:fill="FFFFFF"/>
        </w:rPr>
        <w:t xml:space="preserve"> </w:t>
      </w:r>
      <w:r w:rsidR="00C569D2">
        <w:rPr>
          <w:shd w:val="clear" w:color="auto" w:fill="FFFFFF"/>
        </w:rPr>
        <w:t xml:space="preserve">the </w:t>
      </w:r>
      <w:r w:rsidR="00D7427C">
        <w:rPr>
          <w:shd w:val="clear" w:color="auto" w:fill="FFFFFF"/>
        </w:rPr>
        <w:t>counter</w:t>
      </w:r>
      <w:r w:rsidR="009E0FF6">
        <w:rPr>
          <w:shd w:val="clear" w:color="auto" w:fill="FFFFFF"/>
        </w:rPr>
        <w:t xml:space="preserve"> </w:t>
      </w:r>
      <w:r w:rsidR="00D7427C">
        <w:rPr>
          <w:shd w:val="clear" w:color="auto" w:fill="FFFFFF"/>
        </w:rPr>
        <w:t>is</w:t>
      </w:r>
      <w:r w:rsidR="009E0FF6">
        <w:rPr>
          <w:shd w:val="clear" w:color="auto" w:fill="FFFFFF"/>
        </w:rPr>
        <w:t xml:space="preserve"> </w:t>
      </w:r>
      <w:r w:rsidR="00D7427C">
        <w:rPr>
          <w:shd w:val="clear" w:color="auto" w:fill="FFFFFF"/>
        </w:rPr>
        <w:t>incremented</w:t>
      </w:r>
      <w:r w:rsidR="00F4746B" w:rsidRPr="00D7427C">
        <w:rPr>
          <w:shd w:val="clear" w:color="auto" w:fill="FFFFFF"/>
        </w:rPr>
        <w:t>,</w:t>
      </w:r>
      <w:r w:rsidR="009E0FF6">
        <w:rPr>
          <w:shd w:val="clear" w:color="auto" w:fill="FFFFFF"/>
        </w:rPr>
        <w:t xml:space="preserve"> </w:t>
      </w:r>
      <w:r w:rsidR="00D7427C">
        <w:rPr>
          <w:shd w:val="clear" w:color="auto" w:fill="FFFFFF"/>
        </w:rPr>
        <w:t>now</w:t>
      </w:r>
      <w:r w:rsidR="009E0FF6">
        <w:rPr>
          <w:shd w:val="clear" w:color="auto" w:fill="FFFFFF"/>
        </w:rPr>
        <w:t xml:space="preserve"> </w:t>
      </w:r>
      <w:r w:rsidR="00D7427C">
        <w:rPr>
          <w:shd w:val="clear" w:color="auto" w:fill="FFFFFF"/>
        </w:rPr>
        <w:t>it</w:t>
      </w:r>
      <w:r w:rsidR="009E0FF6">
        <w:rPr>
          <w:shd w:val="clear" w:color="auto" w:fill="FFFFFF"/>
        </w:rPr>
        <w:t xml:space="preserve"> </w:t>
      </w:r>
      <w:r w:rsidR="00D7427C">
        <w:rPr>
          <w:shd w:val="clear" w:color="auto" w:fill="FFFFFF"/>
        </w:rPr>
        <w:t>is</w:t>
      </w:r>
      <w:r w:rsidR="009E0FF6">
        <w:rPr>
          <w:shd w:val="clear" w:color="auto" w:fill="FFFFFF"/>
        </w:rPr>
        <w:t xml:space="preserve"> </w:t>
      </w:r>
      <w:r w:rsidR="00D7427C">
        <w:rPr>
          <w:shd w:val="clear" w:color="auto" w:fill="FFFFFF"/>
        </w:rPr>
        <w:t>two</w:t>
      </w:r>
      <w:r w:rsidR="00F4746B" w:rsidRPr="00D7427C">
        <w:rPr>
          <w:shd w:val="clear" w:color="auto" w:fill="FFFFFF"/>
        </w:rPr>
        <w:t>,</w:t>
      </w:r>
      <w:r w:rsidR="009E0FF6">
        <w:rPr>
          <w:shd w:val="clear" w:color="auto" w:fill="FFFFFF"/>
        </w:rPr>
        <w:t xml:space="preserve"> </w:t>
      </w:r>
      <w:r w:rsidR="00D7427C">
        <w:rPr>
          <w:shd w:val="clear" w:color="auto" w:fill="FFFFFF"/>
        </w:rPr>
        <w:t>move</w:t>
      </w:r>
      <w:r w:rsidR="00D55D40">
        <w:rPr>
          <w:shd w:val="clear" w:color="auto" w:fill="FFFFFF"/>
        </w:rPr>
        <w:t>s</w:t>
      </w:r>
      <w:r w:rsidR="009E0FF6">
        <w:rPr>
          <w:shd w:val="clear" w:color="auto" w:fill="FFFFFF"/>
        </w:rPr>
        <w:t xml:space="preserve"> </w:t>
      </w:r>
      <w:r w:rsidR="009A0968">
        <w:rPr>
          <w:shd w:val="clear" w:color="auto" w:fill="FFFFFF"/>
        </w:rPr>
        <w:t xml:space="preserve">the </w:t>
      </w:r>
      <w:r w:rsidR="00D7427C">
        <w:rPr>
          <w:shd w:val="clear" w:color="auto" w:fill="FFFFFF"/>
        </w:rPr>
        <w:t>manipulator</w:t>
      </w:r>
      <w:r w:rsidR="00F4746B" w:rsidRPr="00D7427C">
        <w:rPr>
          <w:shd w:val="clear" w:color="auto" w:fill="FFFFFF"/>
        </w:rPr>
        <w:t>.</w:t>
      </w:r>
      <w:r w:rsidR="009E0FF6">
        <w:rPr>
          <w:shd w:val="clear" w:color="auto" w:fill="FFFFFF"/>
        </w:rPr>
        <w:t xml:space="preserve"> </w:t>
      </w:r>
    </w:p>
    <w:p w:rsidR="00F4746B" w:rsidRPr="00D7427C" w:rsidRDefault="00F4746B" w:rsidP="008C444A">
      <w:pPr>
        <w:pStyle w:val="timesnew10"/>
        <w:rPr>
          <w:shd w:val="clear" w:color="auto" w:fill="FFFFFF"/>
        </w:rPr>
      </w:pPr>
      <w:r w:rsidRPr="00D7427C">
        <w:rPr>
          <w:shd w:val="clear" w:color="auto" w:fill="FFFFFF"/>
        </w:rPr>
        <w:t>3)</w:t>
      </w:r>
      <w:r w:rsidR="009E0FF6">
        <w:rPr>
          <w:shd w:val="clear" w:color="auto" w:fill="FFFFFF"/>
        </w:rPr>
        <w:t xml:space="preserve"> </w:t>
      </w:r>
      <w:r w:rsidR="009A0968">
        <w:rPr>
          <w:shd w:val="clear" w:color="auto" w:fill="FFFFFF"/>
        </w:rPr>
        <w:t>the c</w:t>
      </w:r>
      <w:r w:rsidR="00A77EAB">
        <w:rPr>
          <w:shd w:val="clear" w:color="auto" w:fill="FFFFFF"/>
        </w:rPr>
        <w:t>ounter</w:t>
      </w:r>
      <w:r w:rsidR="009E0FF6">
        <w:rPr>
          <w:shd w:val="clear" w:color="auto" w:fill="FFFFFF"/>
        </w:rPr>
        <w:t xml:space="preserve"> </w:t>
      </w:r>
      <w:r w:rsidR="00D7427C">
        <w:rPr>
          <w:shd w:val="clear" w:color="auto" w:fill="FFFFFF"/>
        </w:rPr>
        <w:t>equals</w:t>
      </w:r>
      <w:r w:rsidR="009E0FF6">
        <w:rPr>
          <w:shd w:val="clear" w:color="auto" w:fill="FFFFFF"/>
        </w:rPr>
        <w:t xml:space="preserve"> </w:t>
      </w:r>
      <w:r w:rsidR="007931EC">
        <w:rPr>
          <w:shd w:val="clear" w:color="auto" w:fill="FFFFFF"/>
        </w:rPr>
        <w:t>two</w:t>
      </w:r>
      <w:r w:rsidR="007931EC" w:rsidRPr="00D7427C">
        <w:rPr>
          <w:shd w:val="clear" w:color="auto" w:fill="FFFFFF"/>
        </w:rPr>
        <w:t>,</w:t>
      </w:r>
      <w:r w:rsidR="009E0FF6">
        <w:rPr>
          <w:shd w:val="clear" w:color="auto" w:fill="FFFFFF"/>
        </w:rPr>
        <w:t xml:space="preserve"> </w:t>
      </w:r>
      <w:r w:rsidR="007931EC">
        <w:rPr>
          <w:shd w:val="clear" w:color="auto" w:fill="FFFFFF"/>
        </w:rPr>
        <w:t>get</w:t>
      </w:r>
      <w:r w:rsidR="00D55D40">
        <w:rPr>
          <w:shd w:val="clear" w:color="auto" w:fill="FFFFFF"/>
        </w:rPr>
        <w:t>s</w:t>
      </w:r>
      <w:r w:rsidR="009E0FF6">
        <w:rPr>
          <w:shd w:val="clear" w:color="auto" w:fill="FFFFFF"/>
        </w:rPr>
        <w:t xml:space="preserve"> </w:t>
      </w:r>
      <w:r w:rsidR="009A0968">
        <w:rPr>
          <w:shd w:val="clear" w:color="auto" w:fill="FFFFFF"/>
        </w:rPr>
        <w:t xml:space="preserve">the </w:t>
      </w:r>
      <w:r w:rsidR="00D7427C">
        <w:rPr>
          <w:shd w:val="clear" w:color="auto" w:fill="FFFFFF"/>
        </w:rPr>
        <w:t>message</w:t>
      </w:r>
      <w:r w:rsidR="00D7427C" w:rsidRPr="00D7427C">
        <w:rPr>
          <w:shd w:val="clear" w:color="auto" w:fill="FFFFFF"/>
        </w:rPr>
        <w:t>,</w:t>
      </w:r>
      <w:r w:rsidR="009E0FF6">
        <w:rPr>
          <w:shd w:val="clear" w:color="auto" w:fill="FFFFFF"/>
        </w:rPr>
        <w:t xml:space="preserve"> </w:t>
      </w:r>
      <w:r w:rsidR="00D7427C">
        <w:rPr>
          <w:shd w:val="clear" w:color="auto" w:fill="FFFFFF"/>
        </w:rPr>
        <w:t>move</w:t>
      </w:r>
      <w:r w:rsidR="00D55D40">
        <w:rPr>
          <w:shd w:val="clear" w:color="auto" w:fill="FFFFFF"/>
        </w:rPr>
        <w:t>s</w:t>
      </w:r>
      <w:r w:rsidR="009E0FF6">
        <w:rPr>
          <w:shd w:val="clear" w:color="auto" w:fill="FFFFFF"/>
        </w:rPr>
        <w:t xml:space="preserve"> </w:t>
      </w:r>
      <w:r w:rsidR="009A0968">
        <w:rPr>
          <w:shd w:val="clear" w:color="auto" w:fill="FFFFFF"/>
        </w:rPr>
        <w:t xml:space="preserve">the </w:t>
      </w:r>
      <w:r w:rsidR="00D7427C">
        <w:rPr>
          <w:shd w:val="clear" w:color="auto" w:fill="FFFFFF"/>
        </w:rPr>
        <w:t>manipulator</w:t>
      </w:r>
      <w:r w:rsidRPr="00D7427C">
        <w:rPr>
          <w:shd w:val="clear" w:color="auto" w:fill="FFFFFF"/>
        </w:rPr>
        <w:t>,</w:t>
      </w:r>
      <w:r w:rsidR="009E0FF6">
        <w:rPr>
          <w:shd w:val="clear" w:color="auto" w:fill="FFFFFF"/>
        </w:rPr>
        <w:t xml:space="preserve"> </w:t>
      </w:r>
      <w:r w:rsidR="007931EC">
        <w:rPr>
          <w:shd w:val="clear" w:color="auto" w:fill="FFFFFF"/>
        </w:rPr>
        <w:t>send</w:t>
      </w:r>
      <w:r w:rsidR="00D55D40">
        <w:rPr>
          <w:shd w:val="clear" w:color="auto" w:fill="FFFFFF"/>
        </w:rPr>
        <w:t>s</w:t>
      </w:r>
      <w:r w:rsidR="009E0FF6">
        <w:rPr>
          <w:shd w:val="clear" w:color="auto" w:fill="FFFFFF"/>
        </w:rPr>
        <w:t xml:space="preserve"> </w:t>
      </w:r>
      <w:r w:rsidR="009A0968">
        <w:rPr>
          <w:shd w:val="clear" w:color="auto" w:fill="FFFFFF"/>
        </w:rPr>
        <w:t xml:space="preserve">the </w:t>
      </w:r>
      <w:r w:rsidR="00D7427C">
        <w:rPr>
          <w:shd w:val="clear" w:color="auto" w:fill="FFFFFF"/>
        </w:rPr>
        <w:t>echo</w:t>
      </w:r>
      <w:r w:rsidR="009E0FF6">
        <w:rPr>
          <w:shd w:val="clear" w:color="auto" w:fill="FFFFFF"/>
        </w:rPr>
        <w:t xml:space="preserve"> </w:t>
      </w:r>
      <w:r w:rsidR="00D7427C">
        <w:rPr>
          <w:shd w:val="clear" w:color="auto" w:fill="FFFFFF"/>
        </w:rPr>
        <w:t>message</w:t>
      </w:r>
      <w:r w:rsidRPr="00D7427C">
        <w:rPr>
          <w:shd w:val="clear" w:color="auto" w:fill="FFFFFF"/>
        </w:rPr>
        <w:t>,</w:t>
      </w:r>
      <w:r w:rsidR="009E0FF6">
        <w:rPr>
          <w:shd w:val="clear" w:color="auto" w:fill="FFFFFF"/>
        </w:rPr>
        <w:t xml:space="preserve"> </w:t>
      </w:r>
      <w:r w:rsidR="009A0968">
        <w:rPr>
          <w:shd w:val="clear" w:color="auto" w:fill="FFFFFF"/>
        </w:rPr>
        <w:t xml:space="preserve">the </w:t>
      </w:r>
      <w:r w:rsidR="00D7427C">
        <w:rPr>
          <w:shd w:val="clear" w:color="auto" w:fill="FFFFFF"/>
        </w:rPr>
        <w:t>counter</w:t>
      </w:r>
      <w:r w:rsidR="009E0FF6">
        <w:rPr>
          <w:shd w:val="clear" w:color="auto" w:fill="FFFFFF"/>
        </w:rPr>
        <w:t xml:space="preserve"> </w:t>
      </w:r>
      <w:r w:rsidR="00D7427C">
        <w:rPr>
          <w:shd w:val="clear" w:color="auto" w:fill="FFFFFF"/>
        </w:rPr>
        <w:t>is</w:t>
      </w:r>
      <w:r w:rsidR="009E0FF6">
        <w:rPr>
          <w:shd w:val="clear" w:color="auto" w:fill="FFFFFF"/>
        </w:rPr>
        <w:t xml:space="preserve"> </w:t>
      </w:r>
      <w:r w:rsidR="00D7427C">
        <w:rPr>
          <w:shd w:val="clear" w:color="auto" w:fill="FFFFFF"/>
        </w:rPr>
        <w:t>incremented</w:t>
      </w:r>
      <w:r w:rsidRPr="00D7427C">
        <w:rPr>
          <w:shd w:val="clear" w:color="auto" w:fill="FFFFFF"/>
        </w:rPr>
        <w:t>;</w:t>
      </w:r>
    </w:p>
    <w:p w:rsidR="00F4746B" w:rsidRPr="00D7427C" w:rsidRDefault="00F4746B" w:rsidP="008C444A">
      <w:pPr>
        <w:pStyle w:val="timesnew10"/>
        <w:rPr>
          <w:shd w:val="clear" w:color="auto" w:fill="FFFFFF"/>
        </w:rPr>
      </w:pPr>
      <w:r w:rsidRPr="00D7427C">
        <w:rPr>
          <w:shd w:val="clear" w:color="auto" w:fill="FFFFFF"/>
        </w:rPr>
        <w:t>4)</w:t>
      </w:r>
      <w:r w:rsidR="009E0FF6">
        <w:rPr>
          <w:shd w:val="clear" w:color="auto" w:fill="FFFFFF"/>
        </w:rPr>
        <w:t xml:space="preserve"> </w:t>
      </w:r>
      <w:r w:rsidR="009A0968">
        <w:rPr>
          <w:shd w:val="clear" w:color="auto" w:fill="FFFFFF"/>
        </w:rPr>
        <w:t>the c</w:t>
      </w:r>
      <w:r w:rsidR="00A77EAB">
        <w:rPr>
          <w:shd w:val="clear" w:color="auto" w:fill="FFFFFF"/>
        </w:rPr>
        <w:t>ounter</w:t>
      </w:r>
      <w:r w:rsidR="009E0FF6">
        <w:rPr>
          <w:shd w:val="clear" w:color="auto" w:fill="FFFFFF"/>
        </w:rPr>
        <w:t xml:space="preserve"> </w:t>
      </w:r>
      <w:r w:rsidR="00D7427C">
        <w:rPr>
          <w:shd w:val="clear" w:color="auto" w:fill="FFFFFF"/>
        </w:rPr>
        <w:t>equals</w:t>
      </w:r>
      <w:r w:rsidR="009E0FF6">
        <w:rPr>
          <w:shd w:val="clear" w:color="auto" w:fill="FFFFFF"/>
        </w:rPr>
        <w:t xml:space="preserve"> </w:t>
      </w:r>
      <w:r w:rsidR="00D7427C">
        <w:rPr>
          <w:shd w:val="clear" w:color="auto" w:fill="FFFFFF"/>
        </w:rPr>
        <w:t>three</w:t>
      </w:r>
      <w:r w:rsidRPr="00D7427C">
        <w:rPr>
          <w:shd w:val="clear" w:color="auto" w:fill="FFFFFF"/>
        </w:rPr>
        <w:t>,</w:t>
      </w:r>
      <w:r w:rsidR="009E0FF6">
        <w:rPr>
          <w:shd w:val="clear" w:color="auto" w:fill="FFFFFF"/>
        </w:rPr>
        <w:t xml:space="preserve"> </w:t>
      </w:r>
      <w:r w:rsidR="009A0968">
        <w:rPr>
          <w:shd w:val="clear" w:color="auto" w:fill="FFFFFF"/>
        </w:rPr>
        <w:t xml:space="preserve">the </w:t>
      </w:r>
      <w:r w:rsidR="00D7427C">
        <w:rPr>
          <w:shd w:val="clear" w:color="auto" w:fill="FFFFFF"/>
        </w:rPr>
        <w:t>client</w:t>
      </w:r>
      <w:r w:rsidR="009E0FF6">
        <w:rPr>
          <w:shd w:val="clear" w:color="auto" w:fill="FFFFFF"/>
        </w:rPr>
        <w:t xml:space="preserve"> </w:t>
      </w:r>
      <w:r w:rsidR="00D7427C">
        <w:rPr>
          <w:shd w:val="clear" w:color="auto" w:fill="FFFFFF"/>
        </w:rPr>
        <w:t>sends</w:t>
      </w:r>
      <w:r w:rsidR="009E0FF6">
        <w:rPr>
          <w:shd w:val="clear" w:color="auto" w:fill="FFFFFF"/>
        </w:rPr>
        <w:t xml:space="preserve"> </w:t>
      </w:r>
      <w:r w:rsidR="00102744">
        <w:rPr>
          <w:shd w:val="clear" w:color="auto" w:fill="FFFFFF"/>
        </w:rPr>
        <w:t>the</w:t>
      </w:r>
      <w:r w:rsidR="009A0968">
        <w:rPr>
          <w:shd w:val="clear" w:color="auto" w:fill="FFFFFF"/>
        </w:rPr>
        <w:t xml:space="preserve"> </w:t>
      </w:r>
      <w:r w:rsidR="00D7427C">
        <w:rPr>
          <w:shd w:val="clear" w:color="auto" w:fill="FFFFFF"/>
        </w:rPr>
        <w:t>control</w:t>
      </w:r>
      <w:r w:rsidR="009E0FF6">
        <w:rPr>
          <w:shd w:val="clear" w:color="auto" w:fill="FFFFFF"/>
        </w:rPr>
        <w:t xml:space="preserve"> </w:t>
      </w:r>
      <w:r w:rsidR="00D7427C">
        <w:rPr>
          <w:shd w:val="clear" w:color="auto" w:fill="FFFFFF"/>
        </w:rPr>
        <w:t>flag</w:t>
      </w:r>
      <w:r w:rsidR="009E0FF6">
        <w:rPr>
          <w:shd w:val="clear" w:color="auto" w:fill="FFFFFF"/>
        </w:rPr>
        <w:t xml:space="preserve"> </w:t>
      </w:r>
      <w:r w:rsidR="00D7427C">
        <w:rPr>
          <w:shd w:val="clear" w:color="auto" w:fill="FFFFFF"/>
        </w:rPr>
        <w:t>message</w:t>
      </w:r>
      <w:r w:rsidR="009E0FF6">
        <w:rPr>
          <w:shd w:val="clear" w:color="auto" w:fill="FFFFFF"/>
        </w:rPr>
        <w:t xml:space="preserve"> </w:t>
      </w:r>
      <w:r w:rsidR="00D7427C">
        <w:rPr>
          <w:shd w:val="clear" w:color="auto" w:fill="FFFFFF"/>
        </w:rPr>
        <w:t>and</w:t>
      </w:r>
      <w:r w:rsidR="009E0FF6">
        <w:rPr>
          <w:shd w:val="clear" w:color="auto" w:fill="FFFFFF"/>
        </w:rPr>
        <w:t xml:space="preserve"> </w:t>
      </w:r>
      <w:r w:rsidR="00D7427C">
        <w:rPr>
          <w:shd w:val="clear" w:color="auto" w:fill="FFFFFF"/>
        </w:rPr>
        <w:t>goes</w:t>
      </w:r>
      <w:r w:rsidR="009E0FF6">
        <w:rPr>
          <w:shd w:val="clear" w:color="auto" w:fill="FFFFFF"/>
        </w:rPr>
        <w:t xml:space="preserve"> </w:t>
      </w:r>
      <w:r w:rsidR="00D7427C">
        <w:rPr>
          <w:shd w:val="clear" w:color="auto" w:fill="FFFFFF"/>
        </w:rPr>
        <w:t>to</w:t>
      </w:r>
      <w:r w:rsidR="009E0FF6">
        <w:rPr>
          <w:shd w:val="clear" w:color="auto" w:fill="FFFFFF"/>
        </w:rPr>
        <w:t xml:space="preserve"> </w:t>
      </w:r>
      <w:r w:rsidR="009A0968">
        <w:rPr>
          <w:shd w:val="clear" w:color="auto" w:fill="FFFFFF"/>
        </w:rPr>
        <w:t xml:space="preserve">the </w:t>
      </w:r>
      <w:r w:rsidR="00D7427C">
        <w:rPr>
          <w:shd w:val="clear" w:color="auto" w:fill="FFFFFF"/>
        </w:rPr>
        <w:t>second</w:t>
      </w:r>
      <w:r w:rsidR="009E0FF6">
        <w:rPr>
          <w:shd w:val="clear" w:color="auto" w:fill="FFFFFF"/>
        </w:rPr>
        <w:t xml:space="preserve"> </w:t>
      </w:r>
      <w:r w:rsidR="00D7427C">
        <w:rPr>
          <w:shd w:val="clear" w:color="auto" w:fill="FFFFFF"/>
        </w:rPr>
        <w:t>point</w:t>
      </w:r>
      <w:r w:rsidR="009E0FF6">
        <w:rPr>
          <w:shd w:val="clear" w:color="auto" w:fill="FFFFFF"/>
        </w:rPr>
        <w:t xml:space="preserve"> </w:t>
      </w:r>
      <w:r w:rsidR="00FF4CEB">
        <w:rPr>
          <w:shd w:val="clear" w:color="auto" w:fill="FFFFFF"/>
        </w:rPr>
        <w:t>making</w:t>
      </w:r>
      <w:r w:rsidR="009A0968" w:rsidRPr="009A0968">
        <w:rPr>
          <w:shd w:val="clear" w:color="auto" w:fill="FFFFFF"/>
        </w:rPr>
        <w:t xml:space="preserve"> </w:t>
      </w:r>
      <w:r w:rsidR="009A0968">
        <w:rPr>
          <w:shd w:val="clear" w:color="auto" w:fill="FFFFFF"/>
        </w:rPr>
        <w:t>the</w:t>
      </w:r>
      <w:r w:rsidR="009E0FF6">
        <w:rPr>
          <w:shd w:val="clear" w:color="auto" w:fill="FFFFFF"/>
        </w:rPr>
        <w:t xml:space="preserve"> </w:t>
      </w:r>
      <w:r w:rsidR="00FF4CEB">
        <w:rPr>
          <w:shd w:val="clear" w:color="auto" w:fill="FFFFFF"/>
        </w:rPr>
        <w:t>counter</w:t>
      </w:r>
      <w:r w:rsidR="009E0FF6">
        <w:rPr>
          <w:shd w:val="clear" w:color="auto" w:fill="FFFFFF"/>
        </w:rPr>
        <w:t xml:space="preserve"> </w:t>
      </w:r>
      <w:r w:rsidR="009A0968">
        <w:rPr>
          <w:shd w:val="clear" w:color="auto" w:fill="FFFFFF"/>
        </w:rPr>
        <w:t>equals</w:t>
      </w:r>
      <w:r w:rsidR="009E0FF6">
        <w:rPr>
          <w:shd w:val="clear" w:color="auto" w:fill="FFFFFF"/>
        </w:rPr>
        <w:t xml:space="preserve"> </w:t>
      </w:r>
      <w:r w:rsidR="009A0968">
        <w:rPr>
          <w:shd w:val="clear" w:color="auto" w:fill="FFFFFF"/>
        </w:rPr>
        <w:t>one</w:t>
      </w:r>
      <w:r w:rsidRPr="00D7427C">
        <w:rPr>
          <w:shd w:val="clear" w:color="auto" w:fill="FFFFFF"/>
        </w:rPr>
        <w:t>.</w:t>
      </w:r>
    </w:p>
    <w:p w:rsidR="00F4746B" w:rsidRDefault="00FF4CEB" w:rsidP="008C444A">
      <w:pPr>
        <w:pStyle w:val="timesnew10"/>
      </w:pPr>
      <w:r>
        <w:t>Classes</w:t>
      </w:r>
      <w:r w:rsidR="009E0FF6">
        <w:t xml:space="preserve"> </w:t>
      </w:r>
      <w:r>
        <w:t>for</w:t>
      </w:r>
      <w:r w:rsidR="009E0FF6">
        <w:t xml:space="preserve"> </w:t>
      </w:r>
      <w:r w:rsidR="00102744">
        <w:t xml:space="preserve">the </w:t>
      </w:r>
      <w:r>
        <w:t>work</w:t>
      </w:r>
      <w:r w:rsidR="009E0FF6">
        <w:t xml:space="preserve"> </w:t>
      </w:r>
      <w:r>
        <w:t>with</w:t>
      </w:r>
      <w:r w:rsidR="009E0FF6">
        <w:t xml:space="preserve"> </w:t>
      </w:r>
      <w:r w:rsidR="00F4746B">
        <w:t>TCP</w:t>
      </w:r>
      <w:r w:rsidR="009E0FF6">
        <w:t xml:space="preserve"> </w:t>
      </w:r>
      <w:r>
        <w:t>in</w:t>
      </w:r>
      <w:r w:rsidR="00102744">
        <w:t xml:space="preserve"> the</w:t>
      </w:r>
      <w:r w:rsidR="009E0FF6">
        <w:t xml:space="preserve"> </w:t>
      </w:r>
      <w:r>
        <w:t>test</w:t>
      </w:r>
      <w:r w:rsidR="009E0FF6">
        <w:t xml:space="preserve"> </w:t>
      </w:r>
      <w:r>
        <w:t>client</w:t>
      </w:r>
      <w:r w:rsidR="00F4746B" w:rsidRPr="00FF4CEB">
        <w:t>,</w:t>
      </w:r>
      <w:r w:rsidR="009E0FF6">
        <w:t xml:space="preserve"> </w:t>
      </w:r>
      <w:r>
        <w:t>for</w:t>
      </w:r>
      <w:r w:rsidR="009E0FF6">
        <w:t xml:space="preserve"> </w:t>
      </w:r>
      <w:r w:rsidR="00102744">
        <w:t xml:space="preserve">the </w:t>
      </w:r>
      <w:r>
        <w:t>creating</w:t>
      </w:r>
      <w:r w:rsidR="009E0FF6">
        <w:t xml:space="preserve"> </w:t>
      </w:r>
      <w:r>
        <w:t>socket</w:t>
      </w:r>
      <w:r w:rsidR="001947B0">
        <w:t>,</w:t>
      </w:r>
      <w:r w:rsidR="009E0FF6">
        <w:t xml:space="preserve"> </w:t>
      </w:r>
      <w:r>
        <w:t>were</w:t>
      </w:r>
      <w:r w:rsidR="009E0FF6">
        <w:t xml:space="preserve"> </w:t>
      </w:r>
      <w:r>
        <w:t>taken</w:t>
      </w:r>
      <w:r w:rsidR="009E0FF6">
        <w:t xml:space="preserve"> </w:t>
      </w:r>
      <w:r>
        <w:t>from</w:t>
      </w:r>
      <w:r w:rsidR="009E0FF6">
        <w:t xml:space="preserve"> </w:t>
      </w:r>
      <w:r w:rsidR="00BC1921">
        <w:t xml:space="preserve">the </w:t>
      </w:r>
      <w:r w:rsidR="00F4746B" w:rsidRPr="00FB5C68">
        <w:t>c</w:t>
      </w:r>
      <w:r w:rsidR="00F4746B" w:rsidRPr="00FF4CEB">
        <w:t>++</w:t>
      </w:r>
      <w:r w:rsidR="009E0FF6">
        <w:t xml:space="preserve"> </w:t>
      </w:r>
      <w:r>
        <w:t>library</w:t>
      </w:r>
      <w:r w:rsidR="009E0FF6">
        <w:t xml:space="preserve"> </w:t>
      </w:r>
      <w:r w:rsidR="00F4746B" w:rsidRPr="00FF4CEB">
        <w:t>&lt;WS2tcpip.h&gt;</w:t>
      </w:r>
      <w:r w:rsidR="009E0FF6">
        <w:t xml:space="preserve"> </w:t>
      </w:r>
      <w:r>
        <w:t>and</w:t>
      </w:r>
      <w:r w:rsidR="009E0FF6">
        <w:t xml:space="preserve"> </w:t>
      </w:r>
      <w:r>
        <w:t>for</w:t>
      </w:r>
      <w:r w:rsidR="009E0FF6">
        <w:t xml:space="preserve"> </w:t>
      </w:r>
      <w:r w:rsidR="00BC1921">
        <w:t xml:space="preserve">the </w:t>
      </w:r>
      <w:r>
        <w:t>server</w:t>
      </w:r>
      <w:r w:rsidR="009E0FF6">
        <w:t xml:space="preserve"> </w:t>
      </w:r>
      <w:r>
        <w:t>application</w:t>
      </w:r>
      <w:r w:rsidR="009E0FF6">
        <w:t xml:space="preserve"> </w:t>
      </w:r>
      <w:r>
        <w:t>was</w:t>
      </w:r>
      <w:r w:rsidR="009E0FF6">
        <w:t xml:space="preserve"> </w:t>
      </w:r>
      <w:r>
        <w:t>used</w:t>
      </w:r>
      <w:r w:rsidR="00BC1921">
        <w:t xml:space="preserve"> the</w:t>
      </w:r>
      <w:r w:rsidR="009E0FF6">
        <w:t xml:space="preserve"> </w:t>
      </w:r>
      <w:r w:rsidR="00F4746B" w:rsidRPr="00FB5C68">
        <w:t>Qt</w:t>
      </w:r>
      <w:r w:rsidR="009E0FF6">
        <w:t xml:space="preserve"> </w:t>
      </w:r>
      <w:r w:rsidR="00F4746B" w:rsidRPr="00FB5C68">
        <w:t>network</w:t>
      </w:r>
      <w:r w:rsidR="009E0FF6">
        <w:t xml:space="preserve"> </w:t>
      </w:r>
      <w:r>
        <w:t>model</w:t>
      </w:r>
      <w:r w:rsidR="00F4746B" w:rsidRPr="00FF4CEB">
        <w:t>.</w:t>
      </w:r>
    </w:p>
    <w:p w:rsidR="005107A1" w:rsidRPr="00415EB0" w:rsidRDefault="00524533" w:rsidP="005107A1">
      <w:pPr>
        <w:pStyle w:val="picture"/>
        <w:ind w:firstLine="0pt"/>
        <w:jc w:val="center"/>
      </w:pPr>
      <w:r w:rsidRPr="00884226">
        <w:rPr>
          <w:noProof/>
          <w:lang w:val="ru-RU"/>
        </w:rPr>
        <w:drawing>
          <wp:inline distT="0" distB="0" distL="0" distR="0">
            <wp:extent cx="2428875" cy="2409825"/>
            <wp:effectExtent l="0" t="0" r="0" b="0"/>
            <wp:docPr id="8" name="Рисунок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2409825"/>
                    </a:xfrm>
                    <a:prstGeom prst="rect">
                      <a:avLst/>
                    </a:prstGeom>
                    <a:noFill/>
                    <a:ln>
                      <a:noFill/>
                    </a:ln>
                  </pic:spPr>
                </pic:pic>
              </a:graphicData>
            </a:graphic>
          </wp:inline>
        </w:drawing>
      </w:r>
    </w:p>
    <w:p w:rsidR="005107A1" w:rsidRDefault="005107A1" w:rsidP="005107A1">
      <w:pPr>
        <w:pStyle w:val="picture"/>
        <w:jc w:val="center"/>
      </w:pPr>
      <w:r>
        <w:t>Figure 8</w:t>
      </w:r>
      <w:r w:rsidRPr="009F404C">
        <w:t>.</w:t>
      </w:r>
      <w:r>
        <w:t xml:space="preserve"> </w:t>
      </w:r>
      <w:r w:rsidRPr="009F404C">
        <w:t>50*50</w:t>
      </w:r>
      <w:r>
        <w:t xml:space="preserve"> cells with </w:t>
      </w:r>
      <w:r w:rsidRPr="009F404C">
        <w:t>10*10</w:t>
      </w:r>
      <w:r>
        <w:t xml:space="preserve"> pixels and pull out </w:t>
      </w:r>
      <w:r w:rsidRPr="00BB08C9">
        <w:t>currentX</w:t>
      </w:r>
      <w:r>
        <w:t xml:space="preserve"> vectors with size </w:t>
      </w:r>
      <w:r w:rsidRPr="009F404C">
        <w:t>&lt;4,</w:t>
      </w:r>
      <w:r>
        <w:t xml:space="preserve"> in </w:t>
      </w:r>
      <w:r w:rsidRPr="00BB08C9">
        <w:t>currentX</w:t>
      </w:r>
      <w:r>
        <w:t xml:space="preserve"> vectors leave first and last points</w:t>
      </w:r>
      <w:r w:rsidRPr="009F404C">
        <w:t>,</w:t>
      </w:r>
      <w:r>
        <w:t xml:space="preserve"> in sum </w:t>
      </w:r>
      <w:r w:rsidRPr="009F404C">
        <w:t>541</w:t>
      </w:r>
      <w:r>
        <w:t xml:space="preserve"> currentX vectors </w:t>
      </w:r>
      <w:r w:rsidRPr="009F404C">
        <w:t>(</w:t>
      </w:r>
      <w:r>
        <w:t xml:space="preserve">first </w:t>
      </w:r>
      <w:r w:rsidRPr="00BB08C9">
        <w:t>for</w:t>
      </w:r>
      <w:r>
        <w:t xml:space="preserve"> with </w:t>
      </w:r>
      <w:r w:rsidRPr="00BB08C9">
        <w:t>Y</w:t>
      </w:r>
      <w:r w:rsidRPr="009F404C">
        <w:t>);</w:t>
      </w:r>
    </w:p>
    <w:p w:rsidR="00F4746B" w:rsidRPr="00F95117" w:rsidRDefault="00F4746B" w:rsidP="008C444A">
      <w:pPr>
        <w:pStyle w:val="timesnew10"/>
      </w:pPr>
      <w:r w:rsidRPr="00F95117">
        <w:br/>
      </w:r>
      <w:r w:rsidR="00381C60">
        <w:t>What</w:t>
      </w:r>
      <w:r w:rsidR="008A1DE6">
        <w:t xml:space="preserve"> </w:t>
      </w:r>
      <w:ins w:id="105" w:author="ITIS1410" w:date="2019-06-14T18:03:00Z">
        <w:r w:rsidR="006942DD">
          <w:t xml:space="preserve">is </w:t>
        </w:r>
      </w:ins>
      <w:r w:rsidR="00F95117">
        <w:t>about</w:t>
      </w:r>
      <w:r w:rsidR="00BC1921">
        <w:t xml:space="preserve"> the</w:t>
      </w:r>
      <w:r w:rsidR="009E0FF6">
        <w:t xml:space="preserve"> </w:t>
      </w:r>
      <w:r w:rsidR="00F95117">
        <w:t>robotic</w:t>
      </w:r>
      <w:r w:rsidR="009E0FF6">
        <w:t xml:space="preserve"> </w:t>
      </w:r>
      <w:r w:rsidR="00F95117">
        <w:t>system,</w:t>
      </w:r>
      <w:r w:rsidR="00500496">
        <w:t xml:space="preserve"> for data exchanging</w:t>
      </w:r>
      <w:r w:rsidR="009E0FF6">
        <w:t xml:space="preserve"> </w:t>
      </w:r>
      <w:ins w:id="106" w:author="ITIS1410" w:date="2019-06-14T18:03:00Z">
        <w:r w:rsidR="006942DD">
          <w:t>we</w:t>
        </w:r>
      </w:ins>
      <w:del w:id="107" w:author="ITIS1410" w:date="2019-06-14T18:03:00Z">
        <w:r w:rsidR="00F95117" w:rsidDel="006942DD">
          <w:delText>where</w:delText>
        </w:r>
        <w:r w:rsidR="009E0FF6" w:rsidDel="006942DD">
          <w:delText xml:space="preserve"> </w:delText>
        </w:r>
        <w:r w:rsidR="00F95117" w:rsidDel="006942DD">
          <w:delText>was</w:delText>
        </w:r>
      </w:del>
      <w:r w:rsidR="009E0FF6">
        <w:t xml:space="preserve"> </w:t>
      </w:r>
      <w:r w:rsidR="00F95117">
        <w:t>used</w:t>
      </w:r>
      <w:r w:rsidR="009E0FF6">
        <w:t xml:space="preserve"> </w:t>
      </w:r>
      <w:r w:rsidR="00BC1921">
        <w:t xml:space="preserve">the </w:t>
      </w:r>
      <w:r w:rsidRPr="00FB5C68">
        <w:t>EthernetKRL</w:t>
      </w:r>
      <w:r w:rsidR="009E0FF6">
        <w:t xml:space="preserve"> </w:t>
      </w:r>
      <w:r w:rsidR="00F95117">
        <w:t>package</w:t>
      </w:r>
      <w:r w:rsidR="009E0FF6">
        <w:t xml:space="preserve"> </w:t>
      </w:r>
      <w:r w:rsidR="00D55D40">
        <w:t>o</w:t>
      </w:r>
      <w:r w:rsidR="00F95117">
        <w:t>f</w:t>
      </w:r>
      <w:r w:rsidR="009E0FF6">
        <w:t xml:space="preserve"> </w:t>
      </w:r>
      <w:r w:rsidR="007C3196">
        <w:t>functions</w:t>
      </w:r>
      <w:r w:rsidR="009E0FF6">
        <w:t xml:space="preserve"> </w:t>
      </w:r>
      <w:r w:rsidR="007C3196" w:rsidRPr="00F95117">
        <w:t>[</w:t>
      </w:r>
      <w:r w:rsidR="00CB0BDD">
        <w:t>17</w:t>
      </w:r>
      <w:r w:rsidR="00D55D40" w:rsidRPr="00F95117">
        <w:t>]</w:t>
      </w:r>
      <w:r w:rsidRPr="00F95117">
        <w:t>,</w:t>
      </w:r>
      <w:r w:rsidR="009E0FF6">
        <w:t xml:space="preserve"> </w:t>
      </w:r>
      <w:r w:rsidR="00475799">
        <w:t>letting:</w:t>
      </w:r>
    </w:p>
    <w:p w:rsidR="00F4746B" w:rsidRPr="00F95117" w:rsidRDefault="00F95117" w:rsidP="008C444A">
      <w:pPr>
        <w:pStyle w:val="timesnew10"/>
        <w:numPr>
          <w:ilvl w:val="0"/>
          <w:numId w:val="45"/>
        </w:numPr>
      </w:pPr>
      <w:r>
        <w:t>take</w:t>
      </w:r>
      <w:r w:rsidR="009E0FF6">
        <w:t xml:space="preserve"> </w:t>
      </w:r>
      <w:r w:rsidR="00F4746B" w:rsidRPr="00D3758D">
        <w:t>XML</w:t>
      </w:r>
      <w:r w:rsidR="009E0FF6">
        <w:t xml:space="preserve"> </w:t>
      </w:r>
      <w:r>
        <w:t>or</w:t>
      </w:r>
      <w:r w:rsidR="009E0FF6">
        <w:t xml:space="preserve"> </w:t>
      </w:r>
      <w:r>
        <w:t>binary</w:t>
      </w:r>
      <w:r w:rsidR="009E0FF6">
        <w:t xml:space="preserve"> </w:t>
      </w:r>
      <w:r>
        <w:t>information</w:t>
      </w:r>
    </w:p>
    <w:p w:rsidR="00F4746B" w:rsidRPr="00D3758D" w:rsidRDefault="00F95117" w:rsidP="008C444A">
      <w:pPr>
        <w:pStyle w:val="timesnew10"/>
        <w:numPr>
          <w:ilvl w:val="0"/>
          <w:numId w:val="45"/>
        </w:numPr>
        <w:rPr>
          <w:lang w:val="ru-RU"/>
        </w:rPr>
      </w:pPr>
      <w:r>
        <w:t>send</w:t>
      </w:r>
      <w:r w:rsidR="009E0FF6">
        <w:rPr>
          <w:lang w:val="ru-RU"/>
        </w:rPr>
        <w:t xml:space="preserve"> </w:t>
      </w:r>
      <w:r w:rsidR="00F4746B" w:rsidRPr="00D3758D">
        <w:t>XML</w:t>
      </w:r>
      <w:r w:rsidR="009E0FF6">
        <w:rPr>
          <w:lang w:val="ru-RU"/>
        </w:rPr>
        <w:t xml:space="preserve"> </w:t>
      </w:r>
      <w:r>
        <w:t>or</w:t>
      </w:r>
      <w:r w:rsidR="009E0FF6">
        <w:rPr>
          <w:lang w:val="ru-RU"/>
        </w:rPr>
        <w:t xml:space="preserve"> </w:t>
      </w:r>
      <w:r>
        <w:t>binary</w:t>
      </w:r>
      <w:r w:rsidR="009E0FF6">
        <w:t xml:space="preserve"> </w:t>
      </w:r>
      <w:r>
        <w:t>information</w:t>
      </w:r>
    </w:p>
    <w:p w:rsidR="00F4746B" w:rsidRPr="00F95117" w:rsidRDefault="00F95117" w:rsidP="008C444A">
      <w:pPr>
        <w:pStyle w:val="timesnew10"/>
        <w:numPr>
          <w:ilvl w:val="0"/>
          <w:numId w:val="45"/>
        </w:numPr>
      </w:pPr>
      <w:r>
        <w:t>set</w:t>
      </w:r>
      <w:r w:rsidR="009E0FF6">
        <w:t xml:space="preserve"> </w:t>
      </w:r>
      <w:r>
        <w:t>controller</w:t>
      </w:r>
      <w:r w:rsidR="009E0FF6">
        <w:t xml:space="preserve"> </w:t>
      </w:r>
      <w:r>
        <w:t>like</w:t>
      </w:r>
      <w:r w:rsidR="009E0FF6">
        <w:t xml:space="preserve"> </w:t>
      </w:r>
      <w:r>
        <w:t>client</w:t>
      </w:r>
      <w:r w:rsidR="009E0FF6">
        <w:t xml:space="preserve"> </w:t>
      </w:r>
      <w:r>
        <w:t>or</w:t>
      </w:r>
      <w:r w:rsidR="009E0FF6">
        <w:t xml:space="preserve"> </w:t>
      </w:r>
      <w:r>
        <w:t>server</w:t>
      </w:r>
    </w:p>
    <w:p w:rsidR="00FD4517" w:rsidRDefault="00F95117" w:rsidP="008C444A">
      <w:pPr>
        <w:pStyle w:val="timesnew10"/>
        <w:numPr>
          <w:ilvl w:val="0"/>
          <w:numId w:val="45"/>
        </w:numPr>
      </w:pPr>
      <w:r>
        <w:t>connection</w:t>
      </w:r>
      <w:r w:rsidR="009E0FF6">
        <w:t xml:space="preserve"> </w:t>
      </w:r>
      <w:r>
        <w:t>configuration</w:t>
      </w:r>
      <w:r w:rsidR="009E0FF6">
        <w:t xml:space="preserve"> </w:t>
      </w:r>
      <w:r>
        <w:t>using</w:t>
      </w:r>
      <w:r w:rsidR="009E0FF6">
        <w:t xml:space="preserve"> </w:t>
      </w:r>
      <w:r w:rsidR="00F4746B" w:rsidRPr="00D3758D">
        <w:t>XML</w:t>
      </w:r>
      <w:r w:rsidR="009E0FF6">
        <w:t xml:space="preserve"> </w:t>
      </w:r>
      <w:r w:rsidR="00F4746B" w:rsidRPr="00D3758D">
        <w:t>file</w:t>
      </w:r>
    </w:p>
    <w:p w:rsidR="008C444A" w:rsidRDefault="008C444A" w:rsidP="001B102E">
      <w:pPr>
        <w:pStyle w:val="timesnew10"/>
      </w:pPr>
    </w:p>
    <w:p w:rsidR="00566955" w:rsidRDefault="00500496" w:rsidP="008C444A">
      <w:pPr>
        <w:pStyle w:val="timesnew10"/>
      </w:pPr>
      <w:del w:id="108" w:author="ITIS1410" w:date="2019-06-14T18:04:00Z">
        <w:r w:rsidDel="006942DD">
          <w:delText>Also</w:delText>
        </w:r>
        <w:r w:rsidR="001947B0" w:rsidDel="006942DD">
          <w:delText>,</w:delText>
        </w:r>
        <w:r w:rsidDel="006942DD">
          <w:delText xml:space="preserve"> </w:delText>
        </w:r>
      </w:del>
      <w:ins w:id="109" w:author="ITIS1410" w:date="2019-06-14T18:04:00Z">
        <w:r w:rsidR="006942DD">
          <w:t>T</w:t>
        </w:r>
      </w:ins>
      <w:del w:id="110" w:author="ITIS1410" w:date="2019-06-14T18:04:00Z">
        <w:r w:rsidDel="006942DD">
          <w:delText>t</w:delText>
        </w:r>
      </w:del>
      <w:r>
        <w:t xml:space="preserve">here </w:t>
      </w:r>
      <w:r w:rsidR="000F1FC3">
        <w:t>could</w:t>
      </w:r>
      <w:r>
        <w:t xml:space="preserve"> be </w:t>
      </w:r>
      <w:ins w:id="111" w:author="ITIS1410" w:date="2019-06-14T18:04:00Z">
        <w:r w:rsidR="006942DD">
          <w:t xml:space="preserve">also </w:t>
        </w:r>
      </w:ins>
      <w:r>
        <w:t xml:space="preserve">used Kuka </w:t>
      </w:r>
      <w:r w:rsidR="00AD4B6A">
        <w:t>RSI (</w:t>
      </w:r>
      <w:r>
        <w:t xml:space="preserve">Robot Sensor </w:t>
      </w:r>
      <w:r w:rsidR="00AD4B6A">
        <w:t>Interface) [</w:t>
      </w:r>
      <w:r w:rsidR="00CB0BDD">
        <w:t>18</w:t>
      </w:r>
      <w:r w:rsidR="00574DDE">
        <w:t>]</w:t>
      </w:r>
      <w:r>
        <w:t xml:space="preserve"> for synchron</w:t>
      </w:r>
      <w:r w:rsidR="00DA62DE">
        <w:t>ous hard real-time communication</w:t>
      </w:r>
      <w:r>
        <w:t>, where you should pro</w:t>
      </w:r>
      <w:r w:rsidR="00566955">
        <w:t>vide command updates every 12ms, or your</w:t>
      </w:r>
      <w:r w:rsidR="00F802C6">
        <w:t xml:space="preserve"> robot will stop. </w:t>
      </w:r>
    </w:p>
    <w:p w:rsidR="00485E16" w:rsidRPr="00485E16" w:rsidRDefault="00FD4517" w:rsidP="008C444A">
      <w:pPr>
        <w:pStyle w:val="timesnew10"/>
      </w:pPr>
      <w:r>
        <w:t>The</w:t>
      </w:r>
      <w:r w:rsidR="009E0FF6">
        <w:t xml:space="preserve"> </w:t>
      </w:r>
      <w:r>
        <w:t>program</w:t>
      </w:r>
      <w:r w:rsidR="009E0FF6">
        <w:t xml:space="preserve"> </w:t>
      </w:r>
      <w:r>
        <w:t>for</w:t>
      </w:r>
      <w:r w:rsidR="009E0FF6">
        <w:t xml:space="preserve"> </w:t>
      </w:r>
      <w:r>
        <w:t>manipulator</w:t>
      </w:r>
      <w:r w:rsidR="009E0FF6">
        <w:t xml:space="preserve"> </w:t>
      </w:r>
      <w:r>
        <w:t>control</w:t>
      </w:r>
      <w:r w:rsidR="009E0FF6">
        <w:t xml:space="preserve"> </w:t>
      </w:r>
      <w:r>
        <w:t>was</w:t>
      </w:r>
      <w:r w:rsidR="009E0FF6">
        <w:t xml:space="preserve"> </w:t>
      </w:r>
      <w:r>
        <w:t>written</w:t>
      </w:r>
      <w:r w:rsidR="009E0FF6">
        <w:t xml:space="preserve"> </w:t>
      </w:r>
      <w:r>
        <w:t>in</w:t>
      </w:r>
      <w:r w:rsidR="009E0FF6">
        <w:t xml:space="preserve"> </w:t>
      </w:r>
      <w:r>
        <w:t>KRL.</w:t>
      </w:r>
    </w:p>
    <w:p w:rsidR="0048328F" w:rsidRDefault="007B7D5E" w:rsidP="008C444A">
      <w:pPr>
        <w:pStyle w:val="timesnew10"/>
      </w:pPr>
      <w:ins w:id="112" w:author="ITIS1410" w:date="2019-06-14T17:59:00Z">
        <w:r>
          <w:t>We</w:t>
        </w:r>
      </w:ins>
      <w:ins w:id="113" w:author="Пользователь Windows" w:date="2019-06-14T18:09:00Z">
        <w:r w:rsidR="00524533" w:rsidRPr="00524533">
          <w:rPr>
            <w:rPrChange w:id="114" w:author="Пользователь Windows" w:date="2019-06-14T18:09:00Z">
              <w:rPr>
                <w:lang w:val="ru-RU"/>
              </w:rPr>
            </w:rPrChange>
          </w:rPr>
          <w:t xml:space="preserve"> </w:t>
        </w:r>
      </w:ins>
      <w:ins w:id="115" w:author="ITIS1410" w:date="2019-06-14T17:59:00Z">
        <w:r>
          <w:t>u</w:t>
        </w:r>
        <w:del w:id="116" w:author="Пользователь Windows" w:date="2019-06-14T18:09:00Z">
          <w:r w:rsidDel="00524533">
            <w:delText xml:space="preserve"> </w:delText>
          </w:r>
        </w:del>
        <w:r>
          <w:t xml:space="preserve">sed </w:t>
        </w:r>
      </w:ins>
      <w:del w:id="117" w:author="ITIS1410" w:date="2019-06-14T17:59:00Z">
        <w:r w:rsidR="00AD4B6A" w:rsidDel="007B7D5E">
          <w:delText>the</w:delText>
        </w:r>
      </w:del>
      <w:r w:rsidR="009E0FF6">
        <w:t xml:space="preserve"> </w:t>
      </w:r>
      <w:ins w:id="118" w:author="ITIS1410" w:date="2019-06-14T17:59:00Z">
        <w:r>
          <w:t xml:space="preserve">a </w:t>
        </w:r>
      </w:ins>
      <w:r w:rsidR="0048328F">
        <w:t>structure</w:t>
      </w:r>
      <w:r w:rsidR="009E0FF6">
        <w:t xml:space="preserve"> </w:t>
      </w:r>
      <w:r w:rsidR="0048328F">
        <w:t>where</w:t>
      </w:r>
      <w:r w:rsidR="009E0FF6">
        <w:t xml:space="preserve"> </w:t>
      </w:r>
      <w:r w:rsidR="0048328F">
        <w:t>x,</w:t>
      </w:r>
      <w:r w:rsidR="009E0FF6">
        <w:t xml:space="preserve"> </w:t>
      </w:r>
      <w:r w:rsidR="0048328F">
        <w:t>y,</w:t>
      </w:r>
      <w:r w:rsidR="009E0FF6">
        <w:t xml:space="preserve"> </w:t>
      </w:r>
      <w:r w:rsidR="0048328F">
        <w:t>z</w:t>
      </w:r>
      <w:r w:rsidR="009E0FF6">
        <w:t xml:space="preserve"> </w:t>
      </w:r>
      <w:r w:rsidR="00AF595E">
        <w:t>is</w:t>
      </w:r>
      <w:r w:rsidR="009E0FF6">
        <w:t xml:space="preserve"> </w:t>
      </w:r>
      <w:r w:rsidR="008B6307">
        <w:t>a</w:t>
      </w:r>
      <w:r w:rsidR="009E0FF6">
        <w:t xml:space="preserve"> </w:t>
      </w:r>
      <w:r w:rsidR="0048328F">
        <w:t>position,</w:t>
      </w:r>
      <w:r w:rsidR="009E0FF6">
        <w:t xml:space="preserve"> </w:t>
      </w:r>
      <w:r w:rsidR="0048328F">
        <w:t>a,</w:t>
      </w:r>
      <w:r w:rsidR="009E0FF6">
        <w:t xml:space="preserve"> </w:t>
      </w:r>
      <w:r w:rsidR="0048328F">
        <w:t>b,</w:t>
      </w:r>
      <w:r w:rsidR="009E0FF6">
        <w:t xml:space="preserve"> </w:t>
      </w:r>
      <w:r w:rsidR="0048328F">
        <w:t>c</w:t>
      </w:r>
      <w:r w:rsidR="009E0FF6">
        <w:t xml:space="preserve"> </w:t>
      </w:r>
      <w:r w:rsidR="00AF595E">
        <w:t>is</w:t>
      </w:r>
      <w:r w:rsidR="009E0FF6">
        <w:t xml:space="preserve"> </w:t>
      </w:r>
      <w:r w:rsidR="008B6307">
        <w:t>an</w:t>
      </w:r>
      <w:r w:rsidR="009E0FF6">
        <w:t xml:space="preserve"> </w:t>
      </w:r>
      <w:r w:rsidR="0048328F">
        <w:t>orientation</w:t>
      </w:r>
      <w:r w:rsidR="009E0FF6">
        <w:t xml:space="preserve"> </w:t>
      </w:r>
      <w:r w:rsidR="001C7D38">
        <w:t>in</w:t>
      </w:r>
      <w:r w:rsidR="009E0FF6">
        <w:t xml:space="preserve"> </w:t>
      </w:r>
      <w:r w:rsidR="00A77EAB">
        <w:t>space;</w:t>
      </w:r>
      <w:r w:rsidR="009E0FF6">
        <w:t xml:space="preserve"> </w:t>
      </w:r>
      <w:r w:rsidR="00A77EAB">
        <w:t>S (</w:t>
      </w:r>
      <w:r w:rsidR="0048328F">
        <w:t>status)</w:t>
      </w:r>
      <w:r w:rsidR="009E0FF6">
        <w:t xml:space="preserve"> </w:t>
      </w:r>
      <w:r w:rsidR="0048328F">
        <w:t>and</w:t>
      </w:r>
      <w:r w:rsidR="009E0FF6">
        <w:t xml:space="preserve"> </w:t>
      </w:r>
      <w:r w:rsidR="00A77EAB">
        <w:t>T (</w:t>
      </w:r>
      <w:r w:rsidR="0048328F">
        <w:t>Turn)</w:t>
      </w:r>
      <w:r w:rsidR="009E0FF6">
        <w:t xml:space="preserve"> </w:t>
      </w:r>
      <w:ins w:id="119" w:author="ITIS1410" w:date="2019-06-14T17:59:00Z">
        <w:r>
          <w:t>were</w:t>
        </w:r>
      </w:ins>
      <w:ins w:id="120" w:author="Пользователь Windows" w:date="2019-06-14T18:09:00Z">
        <w:r w:rsidR="00524533" w:rsidRPr="00524533">
          <w:rPr>
            <w:rPrChange w:id="121" w:author="Пользователь Windows" w:date="2019-06-14T18:09:00Z">
              <w:rPr>
                <w:lang w:val="ru-RU"/>
              </w:rPr>
            </w:rPrChange>
          </w:rPr>
          <w:t xml:space="preserve"> </w:t>
        </w:r>
      </w:ins>
      <w:del w:id="122" w:author="ITIS1410" w:date="2019-06-14T17:59:00Z">
        <w:r w:rsidR="0048328F" w:rsidDel="007B7D5E">
          <w:delText>are</w:delText>
        </w:r>
        <w:r w:rsidR="009E0FF6" w:rsidDel="007B7D5E">
          <w:delText xml:space="preserve"> </w:delText>
        </w:r>
      </w:del>
      <w:r w:rsidR="0048328F">
        <w:t>used</w:t>
      </w:r>
      <w:r w:rsidR="009E0FF6">
        <w:t xml:space="preserve"> </w:t>
      </w:r>
      <w:r w:rsidR="0048328F">
        <w:t>to</w:t>
      </w:r>
      <w:r w:rsidR="009E0FF6">
        <w:t xml:space="preserve"> </w:t>
      </w:r>
      <w:r w:rsidR="0048328F">
        <w:t>eliminate</w:t>
      </w:r>
      <w:r w:rsidR="009E0FF6">
        <w:t xml:space="preserve"> </w:t>
      </w:r>
      <w:r w:rsidR="001947B0">
        <w:t xml:space="preserve">the </w:t>
      </w:r>
      <w:r w:rsidR="0048328F">
        <w:t>ambigu</w:t>
      </w:r>
      <w:r w:rsidR="00516F3D">
        <w:t>ity</w:t>
      </w:r>
      <w:r w:rsidR="009E0FF6">
        <w:t xml:space="preserve"> </w:t>
      </w:r>
      <w:r w:rsidR="00516F3D">
        <w:t>of</w:t>
      </w:r>
      <w:r w:rsidR="00BC1921" w:rsidRPr="00BC1921">
        <w:t xml:space="preserve"> </w:t>
      </w:r>
      <w:r w:rsidR="00BC1921">
        <w:t xml:space="preserve">a </w:t>
      </w:r>
      <w:r w:rsidR="0048328F">
        <w:t>position</w:t>
      </w:r>
      <w:r w:rsidR="009E0FF6">
        <w:t xml:space="preserve"> </w:t>
      </w:r>
      <w:r w:rsidR="004150C8">
        <w:t>(</w:t>
      </w:r>
      <w:r w:rsidR="00516F3D">
        <w:t>it</w:t>
      </w:r>
      <w:r w:rsidR="009E0FF6">
        <w:t xml:space="preserve"> </w:t>
      </w:r>
      <w:r w:rsidR="00516F3D">
        <w:t>can</w:t>
      </w:r>
      <w:r w:rsidR="009E0FF6">
        <w:t xml:space="preserve"> </w:t>
      </w:r>
      <w:r w:rsidR="00516F3D">
        <w:t>be</w:t>
      </w:r>
      <w:r w:rsidR="009E0FF6">
        <w:t xml:space="preserve"> </w:t>
      </w:r>
      <w:r w:rsidR="00516F3D">
        <w:t>achieved</w:t>
      </w:r>
      <w:r w:rsidR="009E0FF6">
        <w:t xml:space="preserve"> </w:t>
      </w:r>
      <w:r w:rsidR="00516F3D">
        <w:t>with</w:t>
      </w:r>
      <w:r w:rsidR="009E0FF6">
        <w:t xml:space="preserve"> </w:t>
      </w:r>
      <w:r w:rsidR="00516F3D">
        <w:t>different</w:t>
      </w:r>
      <w:r w:rsidR="009E0FF6">
        <w:t xml:space="preserve"> </w:t>
      </w:r>
      <w:r w:rsidR="00516F3D">
        <w:t>axis</w:t>
      </w:r>
      <w:r w:rsidR="009E0FF6">
        <w:t xml:space="preserve"> </w:t>
      </w:r>
      <w:r w:rsidR="00F802C6">
        <w:t>position).</w:t>
      </w:r>
    </w:p>
    <w:p w:rsidR="00516F3D" w:rsidRPr="0048328F" w:rsidRDefault="007B7D5E" w:rsidP="008C444A">
      <w:pPr>
        <w:pStyle w:val="timesnew10"/>
      </w:pPr>
      <w:ins w:id="123" w:author="ITIS1410" w:date="2019-06-14T18:00:00Z">
        <w:r>
          <w:t>Calibrated t</w:t>
        </w:r>
      </w:ins>
      <w:del w:id="124" w:author="ITIS1410" w:date="2019-06-14T18:00:00Z">
        <w:r w:rsidR="00516F3D" w:rsidDel="007B7D5E">
          <w:delText>T</w:delText>
        </w:r>
      </w:del>
      <w:r w:rsidR="00516F3D">
        <w:t>ool</w:t>
      </w:r>
      <w:r w:rsidR="009E0FF6">
        <w:t xml:space="preserve"> </w:t>
      </w:r>
      <w:r w:rsidR="00516F3D">
        <w:t>and</w:t>
      </w:r>
      <w:r w:rsidR="009E0FF6">
        <w:t xml:space="preserve"> </w:t>
      </w:r>
      <w:r w:rsidR="00516F3D">
        <w:t>base</w:t>
      </w:r>
      <w:r w:rsidR="009E0FF6">
        <w:t xml:space="preserve"> </w:t>
      </w:r>
      <w:del w:id="125" w:author="Пользователь Windows" w:date="2019-06-14T18:08:00Z">
        <w:r w:rsidR="00C46BCA" w:rsidDel="00524533">
          <w:delText>that</w:delText>
        </w:r>
        <w:r w:rsidR="009E0FF6" w:rsidDel="00524533">
          <w:delText xml:space="preserve"> </w:delText>
        </w:r>
        <w:r w:rsidR="00516F3D" w:rsidDel="00524533">
          <w:delText>were</w:delText>
        </w:r>
        <w:r w:rsidR="009E0FF6" w:rsidDel="00524533">
          <w:delText xml:space="preserve"> </w:delText>
        </w:r>
        <w:r w:rsidR="00516F3D" w:rsidDel="00524533">
          <w:delText>calibrated</w:delText>
        </w:r>
        <w:r w:rsidR="009E0FF6" w:rsidDel="00524533">
          <w:delText xml:space="preserve"> </w:delText>
        </w:r>
        <w:r w:rsidR="00C46BCA" w:rsidDel="00524533">
          <w:delText>are</w:delText>
        </w:r>
      </w:del>
      <w:ins w:id="126" w:author="Пользователь Windows" w:date="2019-06-14T18:08:00Z">
        <w:r w:rsidR="00524533">
          <w:t>that are</w:t>
        </w:r>
      </w:ins>
      <w:r w:rsidR="009E0FF6">
        <w:t xml:space="preserve"> </w:t>
      </w:r>
      <w:r w:rsidR="00C46BCA">
        <w:t>shown</w:t>
      </w:r>
      <w:r w:rsidR="009E0FF6">
        <w:t xml:space="preserve"> </w:t>
      </w:r>
      <w:r w:rsidR="00C46BCA">
        <w:t>in</w:t>
      </w:r>
      <w:r w:rsidR="009E0FF6">
        <w:t xml:space="preserve"> </w:t>
      </w:r>
      <w:r w:rsidR="00DA394D">
        <w:t>F</w:t>
      </w:r>
      <w:r w:rsidR="00C46BCA">
        <w:t>igure</w:t>
      </w:r>
      <w:r w:rsidR="009E0FF6">
        <w:t xml:space="preserve"> </w:t>
      </w:r>
      <w:r w:rsidR="008B4D56">
        <w:t>9</w:t>
      </w:r>
      <w:r w:rsidR="00516F3D">
        <w:t>.</w:t>
      </w:r>
      <w:r w:rsidR="009E0FF6">
        <w:t xml:space="preserve"> </w:t>
      </w:r>
      <w:r w:rsidR="00516F3D">
        <w:t>Base</w:t>
      </w:r>
      <w:r w:rsidR="00F95D54">
        <w:t>’s</w:t>
      </w:r>
      <w:r w:rsidR="009E0FF6">
        <w:t xml:space="preserve"> </w:t>
      </w:r>
      <w:r w:rsidR="00F95D54">
        <w:t>origin</w:t>
      </w:r>
      <w:r w:rsidR="009E0FF6">
        <w:t xml:space="preserve"> </w:t>
      </w:r>
      <w:r w:rsidR="00111533">
        <w:t>is on the</w:t>
      </w:r>
      <w:r w:rsidR="009E0FF6">
        <w:t xml:space="preserve"> </w:t>
      </w:r>
      <w:r w:rsidR="00111533">
        <w:t>corner</w:t>
      </w:r>
      <w:r w:rsidR="009E0FF6">
        <w:t xml:space="preserve"> </w:t>
      </w:r>
      <w:r w:rsidR="00F95D54">
        <w:t>of</w:t>
      </w:r>
      <w:r w:rsidR="009E0FF6">
        <w:t xml:space="preserve"> </w:t>
      </w:r>
      <w:r w:rsidR="00F95D54">
        <w:t>the</w:t>
      </w:r>
      <w:r w:rsidR="009E0FF6">
        <w:t xml:space="preserve"> </w:t>
      </w:r>
      <w:r w:rsidR="00ED2BD8">
        <w:t>box,</w:t>
      </w:r>
      <w:r w:rsidR="001947B0">
        <w:t xml:space="preserve"> the</w:t>
      </w:r>
      <w:r w:rsidR="009E0FF6">
        <w:t xml:space="preserve"> </w:t>
      </w:r>
      <w:r w:rsidR="00516F3D">
        <w:t>tool</w:t>
      </w:r>
      <w:r w:rsidR="00F95D54">
        <w:t>’s</w:t>
      </w:r>
      <w:r w:rsidR="009E0FF6">
        <w:t xml:space="preserve"> </w:t>
      </w:r>
      <w:r w:rsidR="00F95D54">
        <w:t>origin</w:t>
      </w:r>
      <w:r w:rsidR="009E0FF6">
        <w:t xml:space="preserve"> </w:t>
      </w:r>
      <w:r w:rsidR="004C27B5">
        <w:t>is at the</w:t>
      </w:r>
      <w:r w:rsidR="009E0FF6">
        <w:t xml:space="preserve"> </w:t>
      </w:r>
      <w:r w:rsidR="00516F3D">
        <w:t>end</w:t>
      </w:r>
      <w:r w:rsidR="009E0FF6">
        <w:t xml:space="preserve"> </w:t>
      </w:r>
      <w:r w:rsidR="00516F3D">
        <w:t>of</w:t>
      </w:r>
      <w:r w:rsidR="009E0FF6">
        <w:t xml:space="preserve"> </w:t>
      </w:r>
      <w:r w:rsidR="00F95D54">
        <w:t>the</w:t>
      </w:r>
      <w:r w:rsidR="009E0FF6">
        <w:t xml:space="preserve"> </w:t>
      </w:r>
      <w:r w:rsidR="00516F3D">
        <w:t>pen.</w:t>
      </w:r>
    </w:p>
    <w:p w:rsidR="00445DA4" w:rsidRDefault="00524533" w:rsidP="00A77EAB">
      <w:pPr>
        <w:pStyle w:val="picture"/>
        <w:jc w:val="center"/>
      </w:pPr>
      <w:r w:rsidRPr="00884226">
        <w:rPr>
          <w:noProof/>
          <w:lang w:val="ru-RU"/>
        </w:rPr>
        <w:lastRenderedPageBreak/>
        <w:drawing>
          <wp:inline distT="0" distB="0" distL="0" distR="0">
            <wp:extent cx="1647825" cy="2847975"/>
            <wp:effectExtent l="0" t="0" r="0" b="0"/>
            <wp:docPr id="9" name="Рисунок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7825" cy="2847975"/>
                    </a:xfrm>
                    <a:prstGeom prst="rect">
                      <a:avLst/>
                    </a:prstGeom>
                    <a:noFill/>
                    <a:ln>
                      <a:noFill/>
                    </a:ln>
                  </pic:spPr>
                </pic:pic>
              </a:graphicData>
            </a:graphic>
          </wp:inline>
        </w:drawing>
      </w:r>
    </w:p>
    <w:p w:rsidR="006C2349" w:rsidRDefault="00D76539" w:rsidP="00A77EAB">
      <w:pPr>
        <w:pStyle w:val="picture"/>
        <w:jc w:val="center"/>
      </w:pPr>
      <w:r>
        <w:t>Figure</w:t>
      </w:r>
      <w:r w:rsidR="009E0FF6">
        <w:t xml:space="preserve"> </w:t>
      </w:r>
      <w:r w:rsidR="008B4D56">
        <w:t>9</w:t>
      </w:r>
      <w:r w:rsidR="00516F3D" w:rsidRPr="00445DA4">
        <w:t>.</w:t>
      </w:r>
      <w:r w:rsidR="009E0FF6">
        <w:t xml:space="preserve"> </w:t>
      </w:r>
      <w:r w:rsidR="00A248F4" w:rsidRPr="00445DA4">
        <w:t>Base</w:t>
      </w:r>
      <w:r w:rsidR="009E0FF6">
        <w:t xml:space="preserve"> </w:t>
      </w:r>
      <w:r w:rsidR="00A248F4" w:rsidRPr="00445DA4">
        <w:t>and</w:t>
      </w:r>
      <w:r w:rsidR="009E0FF6">
        <w:t xml:space="preserve"> </w:t>
      </w:r>
      <w:r w:rsidR="00A248F4" w:rsidRPr="00445DA4">
        <w:t>tool</w:t>
      </w:r>
      <w:r w:rsidR="009E0FF6">
        <w:t xml:space="preserve"> </w:t>
      </w:r>
      <w:r w:rsidR="00345785" w:rsidRPr="00445DA4">
        <w:t>coordinate</w:t>
      </w:r>
      <w:r w:rsidR="009E0FF6">
        <w:t xml:space="preserve"> </w:t>
      </w:r>
      <w:r w:rsidR="00345785" w:rsidRPr="00445DA4">
        <w:t>frames</w:t>
      </w:r>
      <w:r w:rsidR="00A248F4" w:rsidRPr="00445DA4">
        <w:t>.</w:t>
      </w:r>
      <w:r w:rsidR="009E0FF6">
        <w:t xml:space="preserve"> </w:t>
      </w:r>
      <w:r w:rsidR="00A248F4" w:rsidRPr="00445DA4">
        <w:t>Blue</w:t>
      </w:r>
      <w:r w:rsidR="009E0FF6">
        <w:t xml:space="preserve"> </w:t>
      </w:r>
      <w:r w:rsidR="00A248F4" w:rsidRPr="00445DA4">
        <w:t>is</w:t>
      </w:r>
      <w:r w:rsidR="009E0FF6">
        <w:t xml:space="preserve"> </w:t>
      </w:r>
      <w:r w:rsidR="00D14D50" w:rsidRPr="00445DA4">
        <w:t>the</w:t>
      </w:r>
      <w:r w:rsidR="009E0FF6">
        <w:t xml:space="preserve"> </w:t>
      </w:r>
      <w:r w:rsidR="00445DA4">
        <w:t>tool.</w:t>
      </w:r>
      <w:r w:rsidR="009E0FF6">
        <w:t xml:space="preserve"> </w:t>
      </w:r>
      <w:r w:rsidR="00A248F4" w:rsidRPr="00445DA4">
        <w:t>Purple</w:t>
      </w:r>
      <w:r w:rsidR="009E0FF6">
        <w:t xml:space="preserve"> </w:t>
      </w:r>
      <w:r w:rsidR="00A248F4" w:rsidRPr="00445DA4">
        <w:t>is</w:t>
      </w:r>
      <w:r w:rsidR="009E0FF6">
        <w:t xml:space="preserve"> </w:t>
      </w:r>
      <w:r w:rsidR="00D14D50" w:rsidRPr="00445DA4">
        <w:t>the</w:t>
      </w:r>
      <w:r w:rsidR="009E0FF6">
        <w:t xml:space="preserve"> </w:t>
      </w:r>
      <w:r w:rsidR="00A248F4" w:rsidRPr="00445DA4">
        <w:t>base.</w:t>
      </w:r>
    </w:p>
    <w:p w:rsidR="00B05F79" w:rsidRPr="00445DA4" w:rsidRDefault="00B05F79" w:rsidP="00445DA4">
      <w:pPr>
        <w:pStyle w:val="picture"/>
      </w:pPr>
    </w:p>
    <w:p w:rsidR="00516F3D" w:rsidRPr="00982CF4" w:rsidRDefault="00516F3D" w:rsidP="00445DA4">
      <w:pPr>
        <w:pStyle w:val="timesnew10"/>
        <w:rPr>
          <w:noProof/>
        </w:rPr>
      </w:pPr>
      <w:r w:rsidRPr="00307D05">
        <w:rPr>
          <w:noProof/>
        </w:rPr>
        <w:t>XML</w:t>
      </w:r>
      <w:r w:rsidR="009E0FF6">
        <w:rPr>
          <w:noProof/>
        </w:rPr>
        <w:t xml:space="preserve"> </w:t>
      </w:r>
      <w:r>
        <w:rPr>
          <w:noProof/>
        </w:rPr>
        <w:t>message</w:t>
      </w:r>
      <w:r w:rsidR="009E0FF6">
        <w:rPr>
          <w:noProof/>
        </w:rPr>
        <w:t xml:space="preserve"> </w:t>
      </w:r>
      <w:r>
        <w:rPr>
          <w:noProof/>
        </w:rPr>
        <w:t>format</w:t>
      </w:r>
      <w:r w:rsidRPr="005F16CE">
        <w:rPr>
          <w:noProof/>
        </w:rPr>
        <w:t>:</w:t>
      </w:r>
    </w:p>
    <w:p w:rsidR="00516F3D" w:rsidRDefault="00516F3D" w:rsidP="00445DA4">
      <w:pPr>
        <w:pStyle w:val="timesnew10"/>
        <w:rPr>
          <w:color w:val="008000"/>
        </w:rPr>
      </w:pPr>
      <w:r w:rsidRPr="00307D05">
        <w:rPr>
          <w:color w:val="008000"/>
        </w:rPr>
        <w:t>"&lt;Server&gt;&lt;Pos2&gt;&lt;X&gt;SomeVariableX&lt;/X&gt;&lt;Y&gt;SomeVariableY&lt;/Y&gt;&lt;Z&gt;0.15&lt;/Z&gt;&lt;A&gt;65.75&lt;/A&gt;&lt;B&gt;-81.44&lt;/B&gt;&lt;C&gt;150.0&lt;/C&gt;&lt;S&gt;2&lt;/S&gt;&lt;T&gt;3&lt;/T&gt;&lt;/Pos2&gt;&lt;/Server&gt;"</w:t>
      </w:r>
    </w:p>
    <w:p w:rsidR="00485E16" w:rsidRPr="00445DA4" w:rsidRDefault="00524533" w:rsidP="00A77EAB">
      <w:pPr>
        <w:pStyle w:val="picture"/>
        <w:jc w:val="center"/>
      </w:pPr>
      <w:r w:rsidRPr="00884226">
        <w:rPr>
          <w:noProof/>
          <w:lang w:val="ru-RU"/>
        </w:rPr>
        <w:drawing>
          <wp:inline distT="0" distB="0" distL="0" distR="0">
            <wp:extent cx="2447925" cy="2295525"/>
            <wp:effectExtent l="0" t="0" r="0" b="0"/>
            <wp:docPr id="10" name="Рисунок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2295525"/>
                    </a:xfrm>
                    <a:prstGeom prst="rect">
                      <a:avLst/>
                    </a:prstGeom>
                    <a:noFill/>
                    <a:ln>
                      <a:noFill/>
                    </a:ln>
                  </pic:spPr>
                </pic:pic>
              </a:graphicData>
            </a:graphic>
          </wp:inline>
        </w:drawing>
      </w:r>
    </w:p>
    <w:p w:rsidR="00B11C40" w:rsidRDefault="00D76539" w:rsidP="00A77EAB">
      <w:pPr>
        <w:pStyle w:val="picture"/>
        <w:jc w:val="center"/>
      </w:pPr>
      <w:r>
        <w:t>Figure</w:t>
      </w:r>
      <w:r w:rsidR="009E0FF6">
        <w:t xml:space="preserve"> </w:t>
      </w:r>
      <w:r>
        <w:t>1</w:t>
      </w:r>
      <w:r w:rsidR="008B4D56">
        <w:t>0</w:t>
      </w:r>
      <w:r w:rsidR="005F16CE" w:rsidRPr="00445DA4">
        <w:t>.</w:t>
      </w:r>
      <w:r w:rsidR="009E0FF6">
        <w:t xml:space="preserve"> </w:t>
      </w:r>
      <w:r w:rsidR="005F16CE" w:rsidRPr="00445DA4">
        <w:t>What</w:t>
      </w:r>
      <w:r w:rsidR="009E0FF6">
        <w:t xml:space="preserve"> </w:t>
      </w:r>
      <w:r w:rsidR="005F16CE" w:rsidRPr="00445DA4">
        <w:t>depict</w:t>
      </w:r>
      <w:r w:rsidR="001947B0">
        <w:t>s</w:t>
      </w:r>
      <w:r w:rsidR="009E0FF6">
        <w:t xml:space="preserve"> </w:t>
      </w:r>
      <w:r w:rsidR="005F16CE" w:rsidRPr="00445DA4">
        <w:t>robotic</w:t>
      </w:r>
      <w:r w:rsidR="009E0FF6">
        <w:t xml:space="preserve"> </w:t>
      </w:r>
      <w:r w:rsidR="005F16CE" w:rsidRPr="00445DA4">
        <w:t>system.</w:t>
      </w:r>
    </w:p>
    <w:p w:rsidR="00B05F79" w:rsidRPr="00445DA4" w:rsidRDefault="00B05F79" w:rsidP="00A77EAB">
      <w:pPr>
        <w:pStyle w:val="picture"/>
        <w:jc w:val="center"/>
      </w:pPr>
    </w:p>
    <w:p w:rsidR="005F16CE" w:rsidRPr="00B05F79" w:rsidRDefault="00C62180" w:rsidP="00445DA4">
      <w:pPr>
        <w:pStyle w:val="timesnew10"/>
        <w:rPr>
          <w:noProof/>
        </w:rPr>
      </w:pPr>
      <w:r>
        <w:rPr>
          <w:noProof/>
        </w:rPr>
        <w:t>The d</w:t>
      </w:r>
      <w:r w:rsidR="002E2163">
        <w:rPr>
          <w:noProof/>
        </w:rPr>
        <w:t>rawing</w:t>
      </w:r>
      <w:r w:rsidR="009E0FF6">
        <w:rPr>
          <w:noProof/>
        </w:rPr>
        <w:t xml:space="preserve"> </w:t>
      </w:r>
      <w:ins w:id="127" w:author="ITIS1410" w:date="2019-06-14T17:36:00Z">
        <w:r w:rsidR="00174E85">
          <w:rPr>
            <w:noProof/>
          </w:rPr>
          <w:t xml:space="preserve">of </w:t>
        </w:r>
      </w:ins>
      <w:r w:rsidR="002E2163">
        <w:rPr>
          <w:noProof/>
        </w:rPr>
        <w:t>one</w:t>
      </w:r>
      <w:r w:rsidR="009E0FF6">
        <w:rPr>
          <w:noProof/>
        </w:rPr>
        <w:t xml:space="preserve"> </w:t>
      </w:r>
      <w:r w:rsidR="002E2163">
        <w:rPr>
          <w:noProof/>
        </w:rPr>
        <w:t>line</w:t>
      </w:r>
      <w:r w:rsidR="009E0FF6">
        <w:rPr>
          <w:noProof/>
        </w:rPr>
        <w:t xml:space="preserve"> </w:t>
      </w:r>
      <w:r w:rsidR="002E2163">
        <w:rPr>
          <w:noProof/>
        </w:rPr>
        <w:t>takes</w:t>
      </w:r>
      <w:r w:rsidR="009E0FF6">
        <w:rPr>
          <w:noProof/>
        </w:rPr>
        <w:t xml:space="preserve"> </w:t>
      </w:r>
      <w:r w:rsidR="002E2163">
        <w:rPr>
          <w:noProof/>
        </w:rPr>
        <w:t>about</w:t>
      </w:r>
      <w:r w:rsidR="009E0FF6">
        <w:rPr>
          <w:noProof/>
        </w:rPr>
        <w:t xml:space="preserve"> </w:t>
      </w:r>
      <w:r w:rsidR="002E2163" w:rsidRPr="002E2163">
        <w:rPr>
          <w:noProof/>
        </w:rPr>
        <w:t>3.5</w:t>
      </w:r>
      <w:r w:rsidR="009E0FF6">
        <w:rPr>
          <w:noProof/>
        </w:rPr>
        <w:t xml:space="preserve">  </w:t>
      </w:r>
      <w:r w:rsidR="002E2163">
        <w:rPr>
          <w:noProof/>
        </w:rPr>
        <w:t>seconds</w:t>
      </w:r>
      <w:r w:rsidR="002E2163" w:rsidRPr="002E2163">
        <w:rPr>
          <w:noProof/>
        </w:rPr>
        <w:t>,</w:t>
      </w:r>
      <w:r w:rsidR="009E0FF6">
        <w:rPr>
          <w:noProof/>
        </w:rPr>
        <w:t xml:space="preserve"> </w:t>
      </w:r>
      <w:r w:rsidR="002E2163">
        <w:rPr>
          <w:noProof/>
        </w:rPr>
        <w:t>in</w:t>
      </w:r>
      <w:r w:rsidR="009E0FF6">
        <w:rPr>
          <w:noProof/>
        </w:rPr>
        <w:t xml:space="preserve"> </w:t>
      </w:r>
      <w:r w:rsidR="002E2163">
        <w:rPr>
          <w:noProof/>
        </w:rPr>
        <w:t>sum</w:t>
      </w:r>
      <w:r w:rsidR="009E0FF6">
        <w:rPr>
          <w:noProof/>
        </w:rPr>
        <w:t xml:space="preserve"> </w:t>
      </w:r>
      <w:r w:rsidR="002E2163" w:rsidRPr="002E2163">
        <w:rPr>
          <w:noProof/>
        </w:rPr>
        <w:t>1050</w:t>
      </w:r>
      <w:r w:rsidR="009E0FF6">
        <w:rPr>
          <w:noProof/>
        </w:rPr>
        <w:t xml:space="preserve"> </w:t>
      </w:r>
      <w:r w:rsidR="002E2163">
        <w:rPr>
          <w:noProof/>
        </w:rPr>
        <w:t>lines</w:t>
      </w:r>
      <w:r w:rsidR="002E2163" w:rsidRPr="002E2163">
        <w:rPr>
          <w:noProof/>
        </w:rPr>
        <w:t>.</w:t>
      </w:r>
      <w:r w:rsidR="009E0FF6">
        <w:rPr>
          <w:noProof/>
        </w:rPr>
        <w:t xml:space="preserve"> </w:t>
      </w:r>
      <w:del w:id="128" w:author="ITIS1410" w:date="2019-06-14T17:36:00Z">
        <w:r w:rsidR="00B921B1" w:rsidDel="00174E85">
          <w:rPr>
            <w:noProof/>
          </w:rPr>
          <w:delText>To draw the picture above</w:delText>
        </w:r>
        <w:r w:rsidR="00414637" w:rsidDel="00174E85">
          <w:rPr>
            <w:noProof/>
          </w:rPr>
          <w:delText xml:space="preserve"> </w:delText>
        </w:r>
      </w:del>
      <w:r w:rsidR="00B921B1">
        <w:rPr>
          <w:noProof/>
        </w:rPr>
        <w:t>(fig.1</w:t>
      </w:r>
      <w:r w:rsidR="008B4D56">
        <w:rPr>
          <w:noProof/>
        </w:rPr>
        <w:t>0</w:t>
      </w:r>
      <w:r w:rsidR="00B921B1">
        <w:rPr>
          <w:noProof/>
        </w:rPr>
        <w:t xml:space="preserve">) </w:t>
      </w:r>
      <w:ins w:id="129" w:author="ITIS1410" w:date="2019-06-14T17:36:00Z">
        <w:r w:rsidR="00174E85">
          <w:rPr>
            <w:noProof/>
          </w:rPr>
          <w:t>I</w:t>
        </w:r>
      </w:ins>
      <w:del w:id="130" w:author="ITIS1410" w:date="2019-06-14T17:36:00Z">
        <w:r w:rsidR="00B921B1" w:rsidDel="00174E85">
          <w:rPr>
            <w:noProof/>
          </w:rPr>
          <w:delText>i</w:delText>
        </w:r>
      </w:del>
      <w:r w:rsidR="00B921B1">
        <w:rPr>
          <w:noProof/>
        </w:rPr>
        <w:t xml:space="preserve">t takes </w:t>
      </w:r>
      <w:r w:rsidR="002E2163">
        <w:rPr>
          <w:noProof/>
        </w:rPr>
        <w:t>about</w:t>
      </w:r>
      <w:r w:rsidR="009E0FF6">
        <w:rPr>
          <w:noProof/>
        </w:rPr>
        <w:t xml:space="preserve"> </w:t>
      </w:r>
      <w:r w:rsidR="002E2163">
        <w:rPr>
          <w:noProof/>
        </w:rPr>
        <w:t>one</w:t>
      </w:r>
      <w:r w:rsidR="009E0FF6">
        <w:rPr>
          <w:noProof/>
        </w:rPr>
        <w:t xml:space="preserve"> </w:t>
      </w:r>
      <w:r w:rsidR="002E2163">
        <w:rPr>
          <w:noProof/>
        </w:rPr>
        <w:t>hour</w:t>
      </w:r>
      <w:ins w:id="131" w:author="ITIS1410" w:date="2019-06-14T17:36:00Z">
        <w:r w:rsidR="00174E85">
          <w:rPr>
            <w:noProof/>
          </w:rPr>
          <w:t xml:space="preserve"> to draw the picture above</w:t>
        </w:r>
      </w:ins>
      <w:r w:rsidR="00B921B1">
        <w:rPr>
          <w:noProof/>
        </w:rPr>
        <w:t>.</w:t>
      </w:r>
      <w:r w:rsidR="009333AF">
        <w:rPr>
          <w:noProof/>
        </w:rPr>
        <w:t xml:space="preserve"> Results you can see </w:t>
      </w:r>
      <w:r w:rsidR="001947B0">
        <w:rPr>
          <w:noProof/>
        </w:rPr>
        <w:t>in</w:t>
      </w:r>
      <w:r w:rsidR="009E0FF6">
        <w:rPr>
          <w:noProof/>
        </w:rPr>
        <w:t xml:space="preserve"> </w:t>
      </w:r>
      <w:r w:rsidR="009333AF">
        <w:rPr>
          <w:noProof/>
        </w:rPr>
        <w:t>figures</w:t>
      </w:r>
      <w:r w:rsidR="009E0FF6">
        <w:rPr>
          <w:noProof/>
        </w:rPr>
        <w:t xml:space="preserve"> </w:t>
      </w:r>
      <w:r w:rsidR="00414637">
        <w:rPr>
          <w:noProof/>
        </w:rPr>
        <w:t>1</w:t>
      </w:r>
      <w:r w:rsidR="008B4D56">
        <w:rPr>
          <w:noProof/>
        </w:rPr>
        <w:t>1</w:t>
      </w:r>
      <w:r>
        <w:rPr>
          <w:noProof/>
        </w:rPr>
        <w:t>-1</w:t>
      </w:r>
      <w:r w:rsidR="008B4D56">
        <w:rPr>
          <w:noProof/>
        </w:rPr>
        <w:t>3</w:t>
      </w:r>
      <w:r w:rsidR="002E2163">
        <w:rPr>
          <w:noProof/>
        </w:rPr>
        <w:t>.</w:t>
      </w:r>
      <w:r w:rsidR="00954AA8">
        <w:rPr>
          <w:noProof/>
        </w:rPr>
        <w:t xml:space="preserve"> The</w:t>
      </w:r>
      <w:r w:rsidR="009E0FF6">
        <w:rPr>
          <w:noProof/>
        </w:rPr>
        <w:t xml:space="preserve"> </w:t>
      </w:r>
      <w:r w:rsidR="00954AA8">
        <w:rPr>
          <w:noProof/>
        </w:rPr>
        <w:t>v</w:t>
      </w:r>
      <w:r w:rsidR="002E2163">
        <w:rPr>
          <w:noProof/>
        </w:rPr>
        <w:t>elocity</w:t>
      </w:r>
      <w:r w:rsidR="009E0FF6">
        <w:rPr>
          <w:noProof/>
        </w:rPr>
        <w:t xml:space="preserve"> </w:t>
      </w:r>
      <w:r w:rsidR="00961A91">
        <w:rPr>
          <w:noProof/>
        </w:rPr>
        <w:t>of</w:t>
      </w:r>
      <w:r w:rsidR="009E0FF6">
        <w:rPr>
          <w:noProof/>
        </w:rPr>
        <w:t xml:space="preserve"> </w:t>
      </w:r>
      <w:r w:rsidR="00961A91">
        <w:rPr>
          <w:noProof/>
        </w:rPr>
        <w:t>movements</w:t>
      </w:r>
      <w:r w:rsidR="009E0FF6">
        <w:rPr>
          <w:noProof/>
        </w:rPr>
        <w:t xml:space="preserve"> </w:t>
      </w:r>
      <w:r w:rsidR="002E2163">
        <w:rPr>
          <w:noProof/>
        </w:rPr>
        <w:t>equals</w:t>
      </w:r>
      <w:r w:rsidR="009E0FF6">
        <w:rPr>
          <w:noProof/>
        </w:rPr>
        <w:t xml:space="preserve"> </w:t>
      </w:r>
      <w:r w:rsidR="002E2163" w:rsidRPr="002E2163">
        <w:rPr>
          <w:noProof/>
        </w:rPr>
        <w:t>twenty</w:t>
      </w:r>
      <w:r w:rsidR="009E0FF6">
        <w:rPr>
          <w:noProof/>
        </w:rPr>
        <w:t xml:space="preserve"> </w:t>
      </w:r>
      <w:r w:rsidR="002E2163" w:rsidRPr="002E2163">
        <w:rPr>
          <w:noProof/>
        </w:rPr>
        <w:t>percent</w:t>
      </w:r>
      <w:r w:rsidR="009E0FF6">
        <w:rPr>
          <w:noProof/>
        </w:rPr>
        <w:t xml:space="preserve"> </w:t>
      </w:r>
      <w:r w:rsidR="002E2163" w:rsidRPr="002E2163">
        <w:rPr>
          <w:noProof/>
        </w:rPr>
        <w:t>of</w:t>
      </w:r>
      <w:r w:rsidR="009E0FF6">
        <w:rPr>
          <w:noProof/>
        </w:rPr>
        <w:t xml:space="preserve"> </w:t>
      </w:r>
      <w:r w:rsidR="002E2163" w:rsidRPr="002E2163">
        <w:rPr>
          <w:noProof/>
        </w:rPr>
        <w:t>the</w:t>
      </w:r>
      <w:r w:rsidR="009E0FF6">
        <w:rPr>
          <w:noProof/>
        </w:rPr>
        <w:t xml:space="preserve"> </w:t>
      </w:r>
      <w:r w:rsidR="002E2163" w:rsidRPr="002E2163">
        <w:rPr>
          <w:noProof/>
        </w:rPr>
        <w:t>maximum</w:t>
      </w:r>
      <w:r w:rsidR="00954AA8">
        <w:rPr>
          <w:noProof/>
        </w:rPr>
        <w:t xml:space="preserve"> of the KR3 R540</w:t>
      </w:r>
      <w:r w:rsidR="002E2163">
        <w:rPr>
          <w:noProof/>
        </w:rPr>
        <w:t>.</w:t>
      </w:r>
      <w:r w:rsidR="009E0FF6">
        <w:rPr>
          <w:noProof/>
        </w:rPr>
        <w:t xml:space="preserve"> </w:t>
      </w:r>
    </w:p>
    <w:p w:rsidR="00B05F79" w:rsidRPr="00F9377B" w:rsidRDefault="00B05F79" w:rsidP="00F9377B">
      <w:pPr>
        <w:pStyle w:val="picture"/>
      </w:pPr>
    </w:p>
    <w:p w:rsidR="00151278" w:rsidRPr="0025466F" w:rsidRDefault="00524533" w:rsidP="009E0FF6">
      <w:pPr>
        <w:pStyle w:val="ac"/>
        <w:jc w:val="center"/>
        <w:rPr>
          <w:lang w:val="en-US"/>
        </w:rPr>
      </w:pPr>
      <w:r w:rsidRPr="00884226">
        <w:rPr>
          <w:noProof/>
          <w:lang w:val="ru-RU"/>
        </w:rPr>
        <w:drawing>
          <wp:inline distT="0" distB="0" distL="0" distR="0">
            <wp:extent cx="1447800" cy="1495425"/>
            <wp:effectExtent l="0" t="0" r="0" b="0"/>
            <wp:docPr id="11" name="Рисунок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7800" cy="1495425"/>
                    </a:xfrm>
                    <a:prstGeom prst="rect">
                      <a:avLst/>
                    </a:prstGeom>
                    <a:noFill/>
                    <a:ln>
                      <a:noFill/>
                    </a:ln>
                  </pic:spPr>
                </pic:pic>
              </a:graphicData>
            </a:graphic>
          </wp:inline>
        </w:drawing>
      </w:r>
      <w:r w:rsidR="009E0FF6">
        <w:rPr>
          <w:lang w:val="en-US"/>
        </w:rPr>
        <w:t xml:space="preserve"> </w:t>
      </w:r>
      <w:r w:rsidRPr="00884226">
        <w:rPr>
          <w:noProof/>
          <w:lang w:val="ru-RU"/>
        </w:rPr>
        <w:drawing>
          <wp:inline distT="0" distB="0" distL="0" distR="0">
            <wp:extent cx="1581150" cy="1504950"/>
            <wp:effectExtent l="0" t="0" r="0" b="0"/>
            <wp:docPr id="12" name="Рисунок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1504950"/>
                    </a:xfrm>
                    <a:prstGeom prst="rect">
                      <a:avLst/>
                    </a:prstGeom>
                    <a:noFill/>
                    <a:ln>
                      <a:noFill/>
                    </a:ln>
                  </pic:spPr>
                </pic:pic>
              </a:graphicData>
            </a:graphic>
          </wp:inline>
        </w:drawing>
      </w:r>
    </w:p>
    <w:p w:rsidR="00151278" w:rsidRDefault="00EB6575" w:rsidP="009E0FF6">
      <w:pPr>
        <w:pStyle w:val="picture"/>
        <w:jc w:val="center"/>
      </w:pPr>
      <w:r>
        <w:t>Figure</w:t>
      </w:r>
      <w:r w:rsidR="009E0FF6">
        <w:t xml:space="preserve"> </w:t>
      </w:r>
      <w:r w:rsidR="00D76539">
        <w:t>1</w:t>
      </w:r>
      <w:r w:rsidR="008B4D56">
        <w:t>1</w:t>
      </w:r>
      <w:r w:rsidR="007C02E5">
        <w:t>-</w:t>
      </w:r>
      <w:r w:rsidR="00D76539">
        <w:t>1</w:t>
      </w:r>
      <w:r w:rsidR="008B4D56">
        <w:t>2</w:t>
      </w:r>
      <w:r w:rsidR="00151278" w:rsidRPr="00151278">
        <w:t>.</w:t>
      </w:r>
      <w:r w:rsidR="009E0FF6">
        <w:t xml:space="preserve"> </w:t>
      </w:r>
      <w:r w:rsidR="00151278">
        <w:t>Finished</w:t>
      </w:r>
      <w:r w:rsidR="009E0FF6">
        <w:t xml:space="preserve"> </w:t>
      </w:r>
      <w:r w:rsidR="00151278">
        <w:t>drawing</w:t>
      </w:r>
      <w:r w:rsidR="009E0FF6">
        <w:t xml:space="preserve"> </w:t>
      </w:r>
      <w:r w:rsidR="00D01DA1">
        <w:t>of</w:t>
      </w:r>
      <w:r w:rsidR="009E0FF6">
        <w:t xml:space="preserve"> </w:t>
      </w:r>
      <w:r w:rsidR="00151278">
        <w:t>layer</w:t>
      </w:r>
      <w:r w:rsidR="009E0FF6">
        <w:t xml:space="preserve"> </w:t>
      </w:r>
      <w:r w:rsidR="00A77EAB">
        <w:t>X (</w:t>
      </w:r>
      <w:r w:rsidR="00565AC4">
        <w:t>left)</w:t>
      </w:r>
      <w:r w:rsidR="00151278">
        <w:t>,</w:t>
      </w:r>
      <w:r w:rsidR="009E0FF6">
        <w:t xml:space="preserve"> </w:t>
      </w:r>
      <w:r w:rsidR="00151278">
        <w:t>start</w:t>
      </w:r>
      <w:r w:rsidR="009E0FF6">
        <w:t xml:space="preserve"> </w:t>
      </w:r>
      <w:r w:rsidR="00151278">
        <w:t>draw</w:t>
      </w:r>
      <w:r w:rsidR="009E0FF6">
        <w:t xml:space="preserve"> </w:t>
      </w:r>
      <w:r w:rsidR="00A77EAB">
        <w:t>layer (</w:t>
      </w:r>
      <w:r w:rsidR="00565AC4">
        <w:t>right)</w:t>
      </w:r>
      <w:r w:rsidR="009E0FF6">
        <w:t xml:space="preserve"> </w:t>
      </w:r>
      <w:r w:rsidR="00151278">
        <w:t>Y</w:t>
      </w:r>
      <w:r w:rsidR="00151278" w:rsidRPr="00151278">
        <w:t>.</w:t>
      </w:r>
    </w:p>
    <w:p w:rsidR="00B05F79" w:rsidRPr="00151278" w:rsidRDefault="00B05F79" w:rsidP="00445DA4">
      <w:pPr>
        <w:pStyle w:val="picture"/>
      </w:pPr>
    </w:p>
    <w:p w:rsidR="00151278" w:rsidRPr="00E83ACD" w:rsidRDefault="00524533" w:rsidP="009E0FF6">
      <w:pPr>
        <w:pStyle w:val="picture"/>
        <w:jc w:val="center"/>
      </w:pPr>
      <w:r w:rsidRPr="00884226">
        <w:rPr>
          <w:noProof/>
          <w:lang w:val="ru-RU"/>
        </w:rPr>
        <w:drawing>
          <wp:inline distT="0" distB="0" distL="0" distR="0">
            <wp:extent cx="2733675" cy="2162175"/>
            <wp:effectExtent l="0" t="0" r="0" b="0"/>
            <wp:docPr id="13" name="Рисунок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2162175"/>
                    </a:xfrm>
                    <a:prstGeom prst="rect">
                      <a:avLst/>
                    </a:prstGeom>
                    <a:noFill/>
                    <a:ln>
                      <a:noFill/>
                    </a:ln>
                  </pic:spPr>
                </pic:pic>
              </a:graphicData>
            </a:graphic>
          </wp:inline>
        </w:drawing>
      </w:r>
    </w:p>
    <w:p w:rsidR="00516F3D" w:rsidRPr="00B105AC" w:rsidRDefault="00EB6575" w:rsidP="009E0FF6">
      <w:pPr>
        <w:pStyle w:val="picture"/>
        <w:jc w:val="center"/>
      </w:pPr>
      <w:r>
        <w:t>Figure</w:t>
      </w:r>
      <w:r w:rsidR="009E0FF6">
        <w:t xml:space="preserve"> </w:t>
      </w:r>
      <w:r w:rsidR="00D76539">
        <w:t>1</w:t>
      </w:r>
      <w:r w:rsidR="008B4D56">
        <w:t>3</w:t>
      </w:r>
      <w:r w:rsidR="00C6104C">
        <w:t>.</w:t>
      </w:r>
      <w:r w:rsidR="009E0FF6">
        <w:t xml:space="preserve"> </w:t>
      </w:r>
      <w:r w:rsidR="00C6104C">
        <w:t>Dra</w:t>
      </w:r>
      <w:r w:rsidR="00151278" w:rsidRPr="00B105AC">
        <w:t>w</w:t>
      </w:r>
      <w:r w:rsidR="00C6104C">
        <w:t>n</w:t>
      </w:r>
      <w:r w:rsidR="009E0FF6">
        <w:t xml:space="preserve"> </w:t>
      </w:r>
      <w:r w:rsidR="00151278" w:rsidRPr="00B105AC">
        <w:t>layer</w:t>
      </w:r>
      <w:r w:rsidR="009E0FF6">
        <w:t xml:space="preserve"> </w:t>
      </w:r>
      <w:r w:rsidR="00485E16" w:rsidRPr="00B105AC">
        <w:t>Y.</w:t>
      </w:r>
    </w:p>
    <w:p w:rsidR="007F4888" w:rsidRPr="007F4888" w:rsidRDefault="00EC1DFD" w:rsidP="00EC432C">
      <w:pPr>
        <w:pStyle w:val="1"/>
      </w:pPr>
      <w:r>
        <w:t>The c</w:t>
      </w:r>
      <w:r w:rsidR="006D2187">
        <w:t>ombining</w:t>
      </w:r>
      <w:r w:rsidR="009E0FF6">
        <w:t xml:space="preserve"> </w:t>
      </w:r>
      <w:r w:rsidR="006D2187">
        <w:t>image</w:t>
      </w:r>
      <w:r w:rsidR="009E0FF6">
        <w:t xml:space="preserve"> </w:t>
      </w:r>
      <w:r w:rsidR="006D2187">
        <w:t>process</w:t>
      </w:r>
      <w:r w:rsidR="009E0FF6">
        <w:t xml:space="preserve"> </w:t>
      </w:r>
      <w:r w:rsidR="006D2187">
        <w:t>and</w:t>
      </w:r>
      <w:r w:rsidR="009E0FF6">
        <w:t xml:space="preserve"> </w:t>
      </w:r>
      <w:r w:rsidR="006D2187">
        <w:t>server</w:t>
      </w:r>
      <w:r w:rsidR="009E0FF6">
        <w:t xml:space="preserve"> </w:t>
      </w:r>
      <w:r w:rsidR="006D2187">
        <w:t>side</w:t>
      </w:r>
      <w:r w:rsidR="009E0FF6">
        <w:t xml:space="preserve"> </w:t>
      </w:r>
      <w:r w:rsidR="006D2187">
        <w:t>into</w:t>
      </w:r>
      <w:r w:rsidR="009E0FF6">
        <w:t xml:space="preserve"> </w:t>
      </w:r>
      <w:r w:rsidR="006D2187">
        <w:t>one</w:t>
      </w:r>
      <w:r w:rsidR="009E0FF6">
        <w:t xml:space="preserve"> </w:t>
      </w:r>
      <w:r w:rsidR="006D2187">
        <w:t>application.</w:t>
      </w:r>
    </w:p>
    <w:p w:rsidR="00527BDA" w:rsidRPr="00E83ACD" w:rsidRDefault="001947B0" w:rsidP="008C444A">
      <w:pPr>
        <w:pStyle w:val="timesnew10"/>
        <w:rPr>
          <w:shd w:val="clear" w:color="auto" w:fill="F8F9FA"/>
        </w:rPr>
      </w:pPr>
      <w:r>
        <w:rPr>
          <w:shd w:val="clear" w:color="auto" w:fill="F8F9FA"/>
        </w:rPr>
        <w:t>In</w:t>
      </w:r>
      <w:r w:rsidR="009E0FF6">
        <w:rPr>
          <w:shd w:val="clear" w:color="auto" w:fill="F8F9FA"/>
        </w:rPr>
        <w:t xml:space="preserve"> </w:t>
      </w:r>
      <w:r w:rsidR="00527BDA">
        <w:rPr>
          <w:shd w:val="clear" w:color="auto" w:fill="F8F9FA"/>
        </w:rPr>
        <w:t>the</w:t>
      </w:r>
      <w:r w:rsidR="009E0FF6">
        <w:rPr>
          <w:shd w:val="clear" w:color="auto" w:fill="F8F9FA"/>
        </w:rPr>
        <w:t xml:space="preserve"> </w:t>
      </w:r>
      <w:r w:rsidR="00A77EAB">
        <w:rPr>
          <w:shd w:val="clear" w:color="auto" w:fill="F8F9FA"/>
        </w:rPr>
        <w:t>beginning,</w:t>
      </w:r>
      <w:r w:rsidR="009E0FF6">
        <w:rPr>
          <w:shd w:val="clear" w:color="auto" w:fill="F8F9FA"/>
        </w:rPr>
        <w:t xml:space="preserve"> </w:t>
      </w:r>
      <w:r w:rsidR="00527BDA">
        <w:rPr>
          <w:shd w:val="clear" w:color="auto" w:fill="F8F9FA"/>
        </w:rPr>
        <w:t>we</w:t>
      </w:r>
      <w:r w:rsidR="009E0FF6">
        <w:rPr>
          <w:shd w:val="clear" w:color="auto" w:fill="F8F9FA"/>
        </w:rPr>
        <w:t xml:space="preserve"> </w:t>
      </w:r>
      <w:r w:rsidR="00527BDA">
        <w:rPr>
          <w:shd w:val="clear" w:color="auto" w:fill="F8F9FA"/>
        </w:rPr>
        <w:t>can</w:t>
      </w:r>
      <w:r w:rsidR="009E0FF6">
        <w:rPr>
          <w:shd w:val="clear" w:color="auto" w:fill="F8F9FA"/>
        </w:rPr>
        <w:t xml:space="preserve"> </w:t>
      </w:r>
      <w:r w:rsidR="00527BDA">
        <w:rPr>
          <w:shd w:val="clear" w:color="auto" w:fill="F8F9FA"/>
        </w:rPr>
        <w:t>see</w:t>
      </w:r>
      <w:r w:rsidR="009E0FF6">
        <w:rPr>
          <w:shd w:val="clear" w:color="auto" w:fill="F8F9FA"/>
        </w:rPr>
        <w:t xml:space="preserve"> </w:t>
      </w:r>
      <w:r w:rsidR="00E0606D">
        <w:rPr>
          <w:shd w:val="clear" w:color="auto" w:fill="F8F9FA"/>
        </w:rPr>
        <w:t xml:space="preserve">the </w:t>
      </w:r>
      <w:r w:rsidR="00527BDA">
        <w:rPr>
          <w:shd w:val="clear" w:color="auto" w:fill="F8F9FA"/>
        </w:rPr>
        <w:t>window</w:t>
      </w:r>
      <w:r w:rsidR="009E0FF6">
        <w:rPr>
          <w:shd w:val="clear" w:color="auto" w:fill="F8F9FA"/>
        </w:rPr>
        <w:t xml:space="preserve"> </w:t>
      </w:r>
      <w:r w:rsidR="00527BDA">
        <w:rPr>
          <w:shd w:val="clear" w:color="auto" w:fill="F8F9FA"/>
        </w:rPr>
        <w:t>with</w:t>
      </w:r>
      <w:r w:rsidR="009E0FF6">
        <w:rPr>
          <w:shd w:val="clear" w:color="auto" w:fill="F8F9FA"/>
        </w:rPr>
        <w:t xml:space="preserve"> </w:t>
      </w:r>
      <w:r w:rsidR="00527BDA">
        <w:rPr>
          <w:shd w:val="clear" w:color="auto" w:fill="F8F9FA"/>
        </w:rPr>
        <w:t>such</w:t>
      </w:r>
      <w:r w:rsidR="009E0FF6">
        <w:rPr>
          <w:shd w:val="clear" w:color="auto" w:fill="F8F9FA"/>
        </w:rPr>
        <w:t xml:space="preserve"> </w:t>
      </w:r>
      <w:r w:rsidR="00527BDA">
        <w:rPr>
          <w:shd w:val="clear" w:color="auto" w:fill="F8F9FA"/>
        </w:rPr>
        <w:t>elements:</w:t>
      </w:r>
    </w:p>
    <w:p w:rsidR="00527BDA" w:rsidRPr="00E83ACD" w:rsidRDefault="00527BDA" w:rsidP="008C444A">
      <w:pPr>
        <w:pStyle w:val="timesnew10"/>
        <w:numPr>
          <w:ilvl w:val="0"/>
          <w:numId w:val="44"/>
        </w:numPr>
        <w:rPr>
          <w:shd w:val="clear" w:color="auto" w:fill="F8F9FA"/>
        </w:rPr>
      </w:pPr>
      <w:r>
        <w:rPr>
          <w:shd w:val="clear" w:color="auto" w:fill="F8F9FA"/>
        </w:rPr>
        <w:t>createServer</w:t>
      </w:r>
      <w:r w:rsidR="009E0FF6">
        <w:rPr>
          <w:shd w:val="clear" w:color="auto" w:fill="F8F9FA"/>
        </w:rPr>
        <w:t xml:space="preserve"> </w:t>
      </w:r>
      <w:r>
        <w:rPr>
          <w:shd w:val="clear" w:color="auto" w:fill="F8F9FA"/>
        </w:rPr>
        <w:t>–</w:t>
      </w:r>
      <w:r w:rsidR="009E0FF6">
        <w:rPr>
          <w:shd w:val="clear" w:color="auto" w:fill="F8F9FA"/>
        </w:rPr>
        <w:t xml:space="preserve"> </w:t>
      </w:r>
      <w:r>
        <w:rPr>
          <w:shd w:val="clear" w:color="auto" w:fill="F8F9FA"/>
        </w:rPr>
        <w:t>create</w:t>
      </w:r>
      <w:r w:rsidR="001947B0">
        <w:rPr>
          <w:shd w:val="clear" w:color="auto" w:fill="F8F9FA"/>
        </w:rPr>
        <w:t xml:space="preserve"> a</w:t>
      </w:r>
      <w:r w:rsidR="009E0FF6">
        <w:rPr>
          <w:shd w:val="clear" w:color="auto" w:fill="F8F9FA"/>
        </w:rPr>
        <w:t xml:space="preserve"> </w:t>
      </w:r>
      <w:r>
        <w:rPr>
          <w:shd w:val="clear" w:color="auto" w:fill="F8F9FA"/>
        </w:rPr>
        <w:t>server</w:t>
      </w:r>
      <w:r w:rsidR="009E0FF6">
        <w:rPr>
          <w:shd w:val="clear" w:color="auto" w:fill="F8F9FA"/>
        </w:rPr>
        <w:t xml:space="preserve"> </w:t>
      </w:r>
      <w:r>
        <w:rPr>
          <w:shd w:val="clear" w:color="auto" w:fill="F8F9FA"/>
        </w:rPr>
        <w:t>and</w:t>
      </w:r>
      <w:r w:rsidR="009E0FF6">
        <w:rPr>
          <w:shd w:val="clear" w:color="auto" w:fill="F8F9FA"/>
        </w:rPr>
        <w:t xml:space="preserve"> </w:t>
      </w:r>
      <w:r>
        <w:rPr>
          <w:shd w:val="clear" w:color="auto" w:fill="F8F9FA"/>
        </w:rPr>
        <w:t>wait</w:t>
      </w:r>
      <w:r w:rsidR="009E0FF6">
        <w:rPr>
          <w:shd w:val="clear" w:color="auto" w:fill="F8F9FA"/>
        </w:rPr>
        <w:t xml:space="preserve"> </w:t>
      </w:r>
      <w:r w:rsidR="001947B0">
        <w:rPr>
          <w:shd w:val="clear" w:color="auto" w:fill="F8F9FA"/>
        </w:rPr>
        <w:t xml:space="preserve">for </w:t>
      </w:r>
      <w:r>
        <w:rPr>
          <w:shd w:val="clear" w:color="auto" w:fill="F8F9FA"/>
        </w:rPr>
        <w:t>clients.</w:t>
      </w:r>
    </w:p>
    <w:p w:rsidR="00527BDA" w:rsidRPr="00527BDA" w:rsidRDefault="00527BDA" w:rsidP="008C444A">
      <w:pPr>
        <w:pStyle w:val="timesnew10"/>
        <w:numPr>
          <w:ilvl w:val="0"/>
          <w:numId w:val="44"/>
        </w:numPr>
        <w:rPr>
          <w:shd w:val="clear" w:color="auto" w:fill="F8F9FA"/>
        </w:rPr>
      </w:pPr>
      <w:r w:rsidRPr="00E83ACD">
        <w:rPr>
          <w:shd w:val="clear" w:color="auto" w:fill="F8F9FA"/>
        </w:rPr>
        <w:t>startCam</w:t>
      </w:r>
      <w:r w:rsidR="009E0FF6">
        <w:rPr>
          <w:shd w:val="clear" w:color="auto" w:fill="F8F9FA"/>
        </w:rPr>
        <w:t xml:space="preserve"> </w:t>
      </w:r>
      <w:r>
        <w:rPr>
          <w:shd w:val="clear" w:color="auto" w:fill="F8F9FA"/>
        </w:rPr>
        <w:t>–</w:t>
      </w:r>
      <w:r w:rsidR="009E0FF6">
        <w:rPr>
          <w:shd w:val="clear" w:color="auto" w:fill="F8F9FA"/>
        </w:rPr>
        <w:t xml:space="preserve"> </w:t>
      </w:r>
      <w:r>
        <w:rPr>
          <w:shd w:val="clear" w:color="auto" w:fill="F8F9FA"/>
        </w:rPr>
        <w:t>start</w:t>
      </w:r>
      <w:r w:rsidR="009E0FF6">
        <w:rPr>
          <w:shd w:val="clear" w:color="auto" w:fill="F8F9FA"/>
        </w:rPr>
        <w:t xml:space="preserve"> </w:t>
      </w:r>
      <w:r>
        <w:rPr>
          <w:shd w:val="clear" w:color="auto" w:fill="F8F9FA"/>
        </w:rPr>
        <w:t>camera,</w:t>
      </w:r>
      <w:r w:rsidR="009E0FF6">
        <w:rPr>
          <w:shd w:val="clear" w:color="auto" w:fill="F8F9FA"/>
        </w:rPr>
        <w:t xml:space="preserve"> </w:t>
      </w:r>
      <w:r>
        <w:rPr>
          <w:shd w:val="clear" w:color="auto" w:fill="F8F9FA"/>
        </w:rPr>
        <w:t>add</w:t>
      </w:r>
      <w:r w:rsidR="009E0FF6">
        <w:rPr>
          <w:shd w:val="clear" w:color="auto" w:fill="F8F9FA"/>
        </w:rPr>
        <w:t xml:space="preserve"> </w:t>
      </w:r>
      <w:r>
        <w:rPr>
          <w:shd w:val="clear" w:color="auto" w:fill="F8F9FA"/>
        </w:rPr>
        <w:t>new</w:t>
      </w:r>
      <w:r w:rsidR="009E0FF6">
        <w:rPr>
          <w:shd w:val="clear" w:color="auto" w:fill="F8F9FA"/>
        </w:rPr>
        <w:t xml:space="preserve"> </w:t>
      </w:r>
      <w:r>
        <w:rPr>
          <w:shd w:val="clear" w:color="auto" w:fill="F8F9FA"/>
        </w:rPr>
        <w:t>functions.</w:t>
      </w:r>
    </w:p>
    <w:p w:rsidR="00527BDA" w:rsidRPr="00527BDA" w:rsidRDefault="009C78DF" w:rsidP="008C444A">
      <w:pPr>
        <w:pStyle w:val="timesnew10"/>
        <w:numPr>
          <w:ilvl w:val="0"/>
          <w:numId w:val="44"/>
        </w:numPr>
        <w:rPr>
          <w:shd w:val="clear" w:color="auto" w:fill="F8F9FA"/>
        </w:rPr>
      </w:pPr>
      <w:r>
        <w:rPr>
          <w:shd w:val="clear" w:color="auto" w:fill="F8F9FA"/>
        </w:rPr>
        <w:t>downloadImg</w:t>
      </w:r>
      <w:r w:rsidR="009E0FF6">
        <w:rPr>
          <w:shd w:val="clear" w:color="auto" w:fill="F8F9FA"/>
        </w:rPr>
        <w:t xml:space="preserve"> </w:t>
      </w:r>
      <w:r w:rsidR="00527BDA">
        <w:rPr>
          <w:shd w:val="clear" w:color="auto" w:fill="F8F9FA"/>
        </w:rPr>
        <w:t>–</w:t>
      </w:r>
      <w:r w:rsidR="009E0FF6">
        <w:rPr>
          <w:shd w:val="clear" w:color="auto" w:fill="F8F9FA"/>
        </w:rPr>
        <w:t xml:space="preserve"> </w:t>
      </w:r>
      <w:r w:rsidR="00B82F53">
        <w:rPr>
          <w:shd w:val="clear" w:color="auto" w:fill="F8F9FA"/>
        </w:rPr>
        <w:t xml:space="preserve">download </w:t>
      </w:r>
      <w:r w:rsidR="00552406">
        <w:rPr>
          <w:shd w:val="clear" w:color="auto" w:fill="F8F9FA"/>
        </w:rPr>
        <w:t xml:space="preserve">a </w:t>
      </w:r>
      <w:r w:rsidR="00B82F53">
        <w:rPr>
          <w:shd w:val="clear" w:color="auto" w:fill="F8F9FA"/>
        </w:rPr>
        <w:t>picture</w:t>
      </w:r>
      <w:r w:rsidR="00527BDA">
        <w:rPr>
          <w:shd w:val="clear" w:color="auto" w:fill="F8F9FA"/>
        </w:rPr>
        <w:t>,</w:t>
      </w:r>
      <w:r w:rsidR="009E0FF6">
        <w:rPr>
          <w:shd w:val="clear" w:color="auto" w:fill="F8F9FA"/>
        </w:rPr>
        <w:t xml:space="preserve"> </w:t>
      </w:r>
      <w:r w:rsidR="00527BDA">
        <w:rPr>
          <w:shd w:val="clear" w:color="auto" w:fill="F8F9FA"/>
        </w:rPr>
        <w:t>instead</w:t>
      </w:r>
      <w:r w:rsidR="007B5D78">
        <w:rPr>
          <w:shd w:val="clear" w:color="auto" w:fill="F8F9FA"/>
        </w:rPr>
        <w:t xml:space="preserve"> of </w:t>
      </w:r>
      <w:r w:rsidR="00D63788">
        <w:rPr>
          <w:shd w:val="clear" w:color="auto" w:fill="F8F9FA"/>
        </w:rPr>
        <w:t xml:space="preserve">getting a </w:t>
      </w:r>
      <w:r w:rsidR="00552406">
        <w:rPr>
          <w:shd w:val="clear" w:color="auto" w:fill="F8F9FA"/>
        </w:rPr>
        <w:t>picture from the camera</w:t>
      </w:r>
      <w:r w:rsidR="00527BDA">
        <w:rPr>
          <w:shd w:val="clear" w:color="auto" w:fill="F8F9FA"/>
        </w:rPr>
        <w:t>.</w:t>
      </w:r>
    </w:p>
    <w:p w:rsidR="00527BDA" w:rsidRPr="00E83ACD" w:rsidRDefault="00527BDA" w:rsidP="008C444A">
      <w:pPr>
        <w:pStyle w:val="timesnew10"/>
        <w:numPr>
          <w:ilvl w:val="0"/>
          <w:numId w:val="44"/>
        </w:numPr>
        <w:rPr>
          <w:shd w:val="clear" w:color="auto" w:fill="F8F9FA"/>
        </w:rPr>
      </w:pPr>
      <w:r>
        <w:rPr>
          <w:shd w:val="clear" w:color="auto" w:fill="F8F9FA"/>
        </w:rPr>
        <w:t>rebootS</w:t>
      </w:r>
      <w:r w:rsidR="009E0FF6">
        <w:rPr>
          <w:shd w:val="clear" w:color="auto" w:fill="F8F9FA"/>
        </w:rPr>
        <w:t xml:space="preserve"> </w:t>
      </w:r>
      <w:r>
        <w:rPr>
          <w:shd w:val="clear" w:color="auto" w:fill="F8F9FA"/>
        </w:rPr>
        <w:t>–</w:t>
      </w:r>
      <w:r w:rsidR="009E0FF6">
        <w:rPr>
          <w:shd w:val="clear" w:color="auto" w:fill="F8F9FA"/>
        </w:rPr>
        <w:t xml:space="preserve"> </w:t>
      </w:r>
      <w:r>
        <w:rPr>
          <w:shd w:val="clear" w:color="auto" w:fill="F8F9FA"/>
        </w:rPr>
        <w:t>reboot</w:t>
      </w:r>
      <w:r w:rsidR="009E0FF6">
        <w:rPr>
          <w:shd w:val="clear" w:color="auto" w:fill="F8F9FA"/>
        </w:rPr>
        <w:t xml:space="preserve"> </w:t>
      </w:r>
      <w:r w:rsidR="00515DE2">
        <w:rPr>
          <w:shd w:val="clear" w:color="auto" w:fill="F8F9FA"/>
        </w:rPr>
        <w:t xml:space="preserve">the </w:t>
      </w:r>
      <w:r>
        <w:rPr>
          <w:shd w:val="clear" w:color="auto" w:fill="F8F9FA"/>
        </w:rPr>
        <w:t>server.</w:t>
      </w:r>
    </w:p>
    <w:p w:rsidR="009303D9" w:rsidRPr="008C444A" w:rsidRDefault="00515DE2" w:rsidP="008C444A">
      <w:pPr>
        <w:pStyle w:val="timesnew10"/>
        <w:numPr>
          <w:ilvl w:val="0"/>
          <w:numId w:val="44"/>
        </w:numPr>
        <w:rPr>
          <w:shd w:val="clear" w:color="auto" w:fill="F8F9FA"/>
        </w:rPr>
      </w:pPr>
      <w:r>
        <w:rPr>
          <w:shd w:val="clear" w:color="auto" w:fill="F8F9FA"/>
        </w:rPr>
        <w:t>e</w:t>
      </w:r>
      <w:r w:rsidR="00527BDA" w:rsidRPr="00E83ACD">
        <w:rPr>
          <w:shd w:val="clear" w:color="auto" w:fill="F8F9FA"/>
        </w:rPr>
        <w:t>xit</w:t>
      </w:r>
      <w:r>
        <w:rPr>
          <w:shd w:val="clear" w:color="auto" w:fill="F8F9FA"/>
        </w:rPr>
        <w:t xml:space="preserve"> – close</w:t>
      </w:r>
      <w:r w:rsidR="003E5042">
        <w:rPr>
          <w:shd w:val="clear" w:color="auto" w:fill="F8F9FA"/>
        </w:rPr>
        <w:t xml:space="preserve"> the</w:t>
      </w:r>
      <w:r>
        <w:rPr>
          <w:shd w:val="clear" w:color="auto" w:fill="F8F9FA"/>
        </w:rPr>
        <w:t xml:space="preserve"> application</w:t>
      </w:r>
    </w:p>
    <w:p w:rsidR="009E0FF6" w:rsidRDefault="009E0FF6" w:rsidP="009E0FF6">
      <w:pPr>
        <w:pStyle w:val="picture"/>
        <w:ind w:firstLine="0pt"/>
        <w:jc w:val="center"/>
      </w:pPr>
    </w:p>
    <w:p w:rsidR="007555A2" w:rsidRDefault="00EB6575" w:rsidP="009E0FF6">
      <w:pPr>
        <w:pStyle w:val="picture"/>
        <w:ind w:firstLine="0pt"/>
        <w:jc w:val="center"/>
      </w:pPr>
      <w:r>
        <w:t>Figure</w:t>
      </w:r>
      <w:r w:rsidR="009E0FF6">
        <w:t xml:space="preserve"> </w:t>
      </w:r>
      <w:r w:rsidR="00AB0060">
        <w:t>1</w:t>
      </w:r>
      <w:r w:rsidR="008B4D56">
        <w:t>4</w:t>
      </w:r>
      <w:r w:rsidR="007555A2" w:rsidRPr="00DC0E77">
        <w:t>.</w:t>
      </w:r>
      <w:r w:rsidR="00A77EAB">
        <w:t xml:space="preserve"> </w:t>
      </w:r>
      <w:r w:rsidR="00A77EAB" w:rsidRPr="00DC0E77">
        <w:t>Application</w:t>
      </w:r>
      <w:r w:rsidR="001947B0">
        <w:t>.</w:t>
      </w:r>
      <w:r w:rsidR="009E0FF6">
        <w:t xml:space="preserve"> </w:t>
      </w:r>
      <w:r w:rsidR="001947B0">
        <w:t>P</w:t>
      </w:r>
      <w:r w:rsidR="007555A2" w:rsidRPr="00DC0E77">
        <w:t>ushed</w:t>
      </w:r>
      <w:r w:rsidR="009E0FF6">
        <w:t xml:space="preserve"> </w:t>
      </w:r>
      <w:r w:rsidR="007555A2" w:rsidRPr="00DC0E77">
        <w:t>startCam.</w:t>
      </w:r>
    </w:p>
    <w:p w:rsidR="00BB1906" w:rsidRDefault="00524533" w:rsidP="009E0FF6">
      <w:pPr>
        <w:pStyle w:val="picture"/>
        <w:ind w:firstLine="0pt"/>
        <w:jc w:val="center"/>
      </w:pPr>
      <w:r w:rsidRPr="00884226">
        <w:rPr>
          <w:noProof/>
          <w:lang w:val="ru-RU"/>
        </w:rPr>
        <w:drawing>
          <wp:inline distT="0" distB="0" distL="0" distR="0">
            <wp:extent cx="3095625" cy="1800225"/>
            <wp:effectExtent l="0" t="0" r="0" b="0"/>
            <wp:docPr id="14" name="Рисунок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5625" cy="1800225"/>
                    </a:xfrm>
                    <a:prstGeom prst="rect">
                      <a:avLst/>
                    </a:prstGeom>
                    <a:noFill/>
                    <a:ln>
                      <a:noFill/>
                    </a:ln>
                  </pic:spPr>
                </pic:pic>
              </a:graphicData>
            </a:graphic>
          </wp:inline>
        </w:drawing>
      </w:r>
    </w:p>
    <w:p w:rsidR="00B05F79" w:rsidRPr="00DC0E77" w:rsidRDefault="00B05F79" w:rsidP="00445DA4">
      <w:pPr>
        <w:pStyle w:val="picture"/>
      </w:pPr>
    </w:p>
    <w:p w:rsidR="009E0FF6" w:rsidRDefault="009E0FF6" w:rsidP="009E0FF6">
      <w:pPr>
        <w:pStyle w:val="picture"/>
        <w:ind w:firstLine="0pt"/>
        <w:jc w:val="center"/>
      </w:pPr>
    </w:p>
    <w:p w:rsidR="00DC0E77" w:rsidRDefault="003629C9" w:rsidP="009E0FF6">
      <w:pPr>
        <w:pStyle w:val="picture"/>
        <w:ind w:firstLine="0pt"/>
        <w:jc w:val="center"/>
      </w:pPr>
      <w:r>
        <w:t>Figure</w:t>
      </w:r>
      <w:r w:rsidR="009E0FF6">
        <w:t xml:space="preserve"> </w:t>
      </w:r>
      <w:r w:rsidR="00AB0060">
        <w:t>1</w:t>
      </w:r>
      <w:r w:rsidR="008B4D56">
        <w:t>5</w:t>
      </w:r>
      <w:r w:rsidR="00DC0E77" w:rsidRPr="007555A2">
        <w:t>.</w:t>
      </w:r>
      <w:r w:rsidR="009E0FF6">
        <w:t xml:space="preserve"> </w:t>
      </w:r>
      <w:r w:rsidR="001947B0">
        <w:t>A</w:t>
      </w:r>
      <w:r w:rsidR="00DC0E77" w:rsidRPr="007555A2">
        <w:t>pplication,</w:t>
      </w:r>
      <w:r w:rsidR="009E0FF6">
        <w:t xml:space="preserve"> </w:t>
      </w:r>
      <w:r w:rsidR="00DC0E77" w:rsidRPr="007555A2">
        <w:t>start</w:t>
      </w:r>
      <w:r w:rsidR="00DC0E77">
        <w:t>ed</w:t>
      </w:r>
      <w:r w:rsidR="009E0FF6">
        <w:t xml:space="preserve"> </w:t>
      </w:r>
      <w:r w:rsidR="00DC0E77">
        <w:t>server</w:t>
      </w:r>
      <w:r w:rsidR="00DC0E77" w:rsidRPr="007555A2">
        <w:t>.</w:t>
      </w:r>
      <w:r w:rsidR="009E0FF6">
        <w:t xml:space="preserve"> </w:t>
      </w:r>
      <w:r w:rsidR="00DC0E77">
        <w:t>Transmit</w:t>
      </w:r>
      <w:r w:rsidR="009E0FF6">
        <w:t xml:space="preserve"> </w:t>
      </w:r>
      <w:r w:rsidR="00DC0E77">
        <w:t>data</w:t>
      </w:r>
      <w:r w:rsidR="009E0FF6">
        <w:t xml:space="preserve"> </w:t>
      </w:r>
      <w:r w:rsidR="00DC0E77">
        <w:t>to</w:t>
      </w:r>
      <w:r w:rsidR="009E0FF6">
        <w:t xml:space="preserve"> </w:t>
      </w:r>
      <w:r w:rsidR="00DC0E77">
        <w:t>test</w:t>
      </w:r>
      <w:r w:rsidR="009E0FF6">
        <w:t xml:space="preserve"> </w:t>
      </w:r>
      <w:r w:rsidR="00DC0E77">
        <w:t>client.</w:t>
      </w:r>
    </w:p>
    <w:p w:rsidR="00BB1906" w:rsidRDefault="00524533" w:rsidP="009E0FF6">
      <w:pPr>
        <w:pStyle w:val="picture"/>
        <w:ind w:firstLine="0pt"/>
        <w:jc w:val="center"/>
      </w:pPr>
      <w:r w:rsidRPr="00884226">
        <w:rPr>
          <w:noProof/>
          <w:lang w:val="ru-RU"/>
        </w:rPr>
        <w:drawing>
          <wp:inline distT="0" distB="0" distL="0" distR="0">
            <wp:extent cx="3095625" cy="2743200"/>
            <wp:effectExtent l="0" t="0" r="0" b="0"/>
            <wp:docPr id="15" name="Рисунок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Рисунок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2743200"/>
                    </a:xfrm>
                    <a:prstGeom prst="rect">
                      <a:avLst/>
                    </a:prstGeom>
                    <a:noFill/>
                    <a:ln>
                      <a:noFill/>
                    </a:ln>
                  </pic:spPr>
                </pic:pic>
              </a:graphicData>
            </a:graphic>
          </wp:inline>
        </w:drawing>
      </w:r>
    </w:p>
    <w:p w:rsidR="00B05F79" w:rsidRDefault="00B05F79" w:rsidP="00445DA4">
      <w:pPr>
        <w:pStyle w:val="picture"/>
        <w:ind w:firstLine="0pt"/>
      </w:pPr>
    </w:p>
    <w:p w:rsidR="002F55F5" w:rsidRDefault="002F55F5" w:rsidP="008C444A">
      <w:pPr>
        <w:pStyle w:val="timesnew10"/>
        <w:rPr>
          <w:shd w:val="clear" w:color="auto" w:fill="F8F9FA"/>
        </w:rPr>
      </w:pPr>
      <w:r>
        <w:rPr>
          <w:shd w:val="clear" w:color="auto" w:fill="F8F9FA"/>
        </w:rPr>
        <w:t>Shortly</w:t>
      </w:r>
      <w:r w:rsidR="009E0FF6">
        <w:rPr>
          <w:shd w:val="clear" w:color="auto" w:fill="F8F9FA"/>
        </w:rPr>
        <w:t xml:space="preserve"> </w:t>
      </w:r>
      <w:r>
        <w:rPr>
          <w:shd w:val="clear" w:color="auto" w:fill="F8F9FA"/>
        </w:rPr>
        <w:t>about</w:t>
      </w:r>
      <w:r w:rsidR="009E0FF6">
        <w:rPr>
          <w:shd w:val="clear" w:color="auto" w:fill="F8F9FA"/>
        </w:rPr>
        <w:t xml:space="preserve"> </w:t>
      </w:r>
      <w:r w:rsidR="0040147B">
        <w:rPr>
          <w:shd w:val="clear" w:color="auto" w:fill="F8F9FA"/>
        </w:rPr>
        <w:t>the</w:t>
      </w:r>
      <w:r w:rsidR="009E0FF6">
        <w:rPr>
          <w:shd w:val="clear" w:color="auto" w:fill="F8F9FA"/>
        </w:rPr>
        <w:t xml:space="preserve"> </w:t>
      </w:r>
      <w:r w:rsidR="00B158C9">
        <w:rPr>
          <w:shd w:val="clear" w:color="auto" w:fill="F8F9FA"/>
        </w:rPr>
        <w:t>application</w:t>
      </w:r>
      <w:r w:rsidR="009E0FF6">
        <w:rPr>
          <w:shd w:val="clear" w:color="auto" w:fill="F8F9FA"/>
        </w:rPr>
        <w:t xml:space="preserve"> </w:t>
      </w:r>
      <w:r w:rsidR="00B158C9">
        <w:rPr>
          <w:shd w:val="clear" w:color="auto" w:fill="F8F9FA"/>
        </w:rPr>
        <w:t>(</w:t>
      </w:r>
      <w:r w:rsidR="00924315">
        <w:rPr>
          <w:shd w:val="clear" w:color="auto" w:fill="F8F9FA"/>
        </w:rPr>
        <w:t>fig.</w:t>
      </w:r>
      <w:r w:rsidR="009E0FF6">
        <w:rPr>
          <w:shd w:val="clear" w:color="auto" w:fill="F8F9FA"/>
        </w:rPr>
        <w:t xml:space="preserve"> </w:t>
      </w:r>
      <w:r w:rsidR="008B4D56">
        <w:rPr>
          <w:shd w:val="clear" w:color="auto" w:fill="F8F9FA"/>
        </w:rPr>
        <w:t>14-</w:t>
      </w:r>
      <w:r w:rsidR="00AB0060">
        <w:rPr>
          <w:shd w:val="clear" w:color="auto" w:fill="F8F9FA"/>
        </w:rPr>
        <w:t>1</w:t>
      </w:r>
      <w:r w:rsidR="00414637">
        <w:rPr>
          <w:shd w:val="clear" w:color="auto" w:fill="F8F9FA"/>
        </w:rPr>
        <w:t>5</w:t>
      </w:r>
      <w:r w:rsidR="00924315">
        <w:rPr>
          <w:shd w:val="clear" w:color="auto" w:fill="F8F9FA"/>
        </w:rPr>
        <w:t>)</w:t>
      </w:r>
      <w:r w:rsidRPr="002F55F5">
        <w:rPr>
          <w:shd w:val="clear" w:color="auto" w:fill="F8F9FA"/>
        </w:rPr>
        <w:t>:</w:t>
      </w:r>
      <w:r w:rsidR="009E0FF6">
        <w:rPr>
          <w:shd w:val="clear" w:color="auto" w:fill="F8F9FA"/>
        </w:rPr>
        <w:t xml:space="preserve"> </w:t>
      </w:r>
      <w:r w:rsidR="0040147B">
        <w:rPr>
          <w:shd w:val="clear" w:color="auto" w:fill="F8F9FA"/>
        </w:rPr>
        <w:t>the</w:t>
      </w:r>
      <w:r w:rsidR="009E0FF6">
        <w:rPr>
          <w:shd w:val="clear" w:color="auto" w:fill="F8F9FA"/>
        </w:rPr>
        <w:t xml:space="preserve"> </w:t>
      </w:r>
      <w:r>
        <w:rPr>
          <w:shd w:val="clear" w:color="auto" w:fill="F8F9FA"/>
        </w:rPr>
        <w:t>first</w:t>
      </w:r>
      <w:r w:rsidR="009E0FF6">
        <w:rPr>
          <w:shd w:val="clear" w:color="auto" w:fill="F8F9FA"/>
        </w:rPr>
        <w:t xml:space="preserve"> </w:t>
      </w:r>
      <w:r>
        <w:rPr>
          <w:shd w:val="clear" w:color="auto" w:fill="F8F9FA"/>
        </w:rPr>
        <w:t>group</w:t>
      </w:r>
      <w:r w:rsidR="009E0FF6">
        <w:rPr>
          <w:shd w:val="clear" w:color="auto" w:fill="F8F9FA"/>
        </w:rPr>
        <w:t xml:space="preserve"> </w:t>
      </w:r>
      <w:r>
        <w:rPr>
          <w:shd w:val="clear" w:color="auto" w:fill="F8F9FA"/>
        </w:rPr>
        <w:t>of</w:t>
      </w:r>
      <w:r w:rsidR="009E0FF6">
        <w:rPr>
          <w:shd w:val="clear" w:color="auto" w:fill="F8F9FA"/>
        </w:rPr>
        <w:t xml:space="preserve"> </w:t>
      </w:r>
      <w:r>
        <w:rPr>
          <w:shd w:val="clear" w:color="auto" w:fill="F8F9FA"/>
        </w:rPr>
        <w:t>regimes</w:t>
      </w:r>
      <w:r w:rsidRPr="002F55F5">
        <w:rPr>
          <w:shd w:val="clear" w:color="auto" w:fill="F8F9FA"/>
        </w:rPr>
        <w:t>:</w:t>
      </w:r>
      <w:r w:rsidR="009E0FF6">
        <w:rPr>
          <w:shd w:val="clear" w:color="auto" w:fill="F8F9FA"/>
        </w:rPr>
        <w:t xml:space="preserve"> </w:t>
      </w:r>
      <w:r>
        <w:rPr>
          <w:shd w:val="clear" w:color="auto" w:fill="F8F9FA"/>
        </w:rPr>
        <w:t>xy</w:t>
      </w:r>
      <w:r w:rsidRPr="002F55F5">
        <w:rPr>
          <w:shd w:val="clear" w:color="auto" w:fill="F8F9FA"/>
        </w:rPr>
        <w:t>,</w:t>
      </w:r>
      <w:r w:rsidR="009E0FF6">
        <w:rPr>
          <w:shd w:val="clear" w:color="auto" w:fill="F8F9FA"/>
        </w:rPr>
        <w:t xml:space="preserve"> </w:t>
      </w:r>
      <w:r>
        <w:rPr>
          <w:shd w:val="clear" w:color="auto" w:fill="F8F9FA"/>
        </w:rPr>
        <w:t>x</w:t>
      </w:r>
      <w:r w:rsidRPr="002F55F5">
        <w:rPr>
          <w:shd w:val="clear" w:color="auto" w:fill="F8F9FA"/>
        </w:rPr>
        <w:t>,</w:t>
      </w:r>
      <w:r w:rsidR="009E0FF6">
        <w:rPr>
          <w:shd w:val="clear" w:color="auto" w:fill="F8F9FA"/>
        </w:rPr>
        <w:t xml:space="preserve"> </w:t>
      </w:r>
      <w:r>
        <w:rPr>
          <w:shd w:val="clear" w:color="auto" w:fill="F8F9FA"/>
        </w:rPr>
        <w:t>y</w:t>
      </w:r>
      <w:r w:rsidRPr="002F55F5">
        <w:rPr>
          <w:shd w:val="clear" w:color="auto" w:fill="F8F9FA"/>
        </w:rPr>
        <w:t>.</w:t>
      </w:r>
      <w:r w:rsidR="009E0FF6">
        <w:rPr>
          <w:shd w:val="clear" w:color="auto" w:fill="F8F9FA"/>
        </w:rPr>
        <w:t xml:space="preserve"> </w:t>
      </w:r>
      <w:r>
        <w:rPr>
          <w:shd w:val="clear" w:color="auto" w:fill="F8F9FA"/>
        </w:rPr>
        <w:t>XY</w:t>
      </w:r>
      <w:r w:rsidR="009E0FF6">
        <w:rPr>
          <w:shd w:val="clear" w:color="auto" w:fill="F8F9FA"/>
        </w:rPr>
        <w:t xml:space="preserve"> </w:t>
      </w:r>
      <w:r w:rsidR="001947B0">
        <w:rPr>
          <w:shd w:val="clear" w:color="auto" w:fill="F8F9FA"/>
        </w:rPr>
        <w:t>handles</w:t>
      </w:r>
      <w:r w:rsidR="009E0FF6">
        <w:rPr>
          <w:shd w:val="clear" w:color="auto" w:fill="F8F9FA"/>
        </w:rPr>
        <w:t xml:space="preserve"> </w:t>
      </w:r>
      <w:r>
        <w:rPr>
          <w:shd w:val="clear" w:color="auto" w:fill="F8F9FA"/>
        </w:rPr>
        <w:t>image</w:t>
      </w:r>
      <w:r w:rsidR="009E0FF6">
        <w:rPr>
          <w:shd w:val="clear" w:color="auto" w:fill="F8F9FA"/>
        </w:rPr>
        <w:t xml:space="preserve"> </w:t>
      </w:r>
      <w:r>
        <w:rPr>
          <w:shd w:val="clear" w:color="auto" w:fill="F8F9FA"/>
        </w:rPr>
        <w:t>with</w:t>
      </w:r>
      <w:r w:rsidR="009E0FF6">
        <w:rPr>
          <w:shd w:val="clear" w:color="auto" w:fill="F8F9FA"/>
        </w:rPr>
        <w:t xml:space="preserve"> </w:t>
      </w:r>
      <w:r>
        <w:rPr>
          <w:shd w:val="clear" w:color="auto" w:fill="F8F9FA"/>
        </w:rPr>
        <w:t>two</w:t>
      </w:r>
      <w:r w:rsidR="009E0FF6">
        <w:rPr>
          <w:shd w:val="clear" w:color="auto" w:fill="F8F9FA"/>
        </w:rPr>
        <w:t xml:space="preserve"> </w:t>
      </w:r>
      <w:r>
        <w:rPr>
          <w:shd w:val="clear" w:color="auto" w:fill="F8F9FA"/>
        </w:rPr>
        <w:t>passes</w:t>
      </w:r>
      <w:r w:rsidR="009E0FF6">
        <w:rPr>
          <w:shd w:val="clear" w:color="auto" w:fill="F8F9FA"/>
        </w:rPr>
        <w:t xml:space="preserve"> </w:t>
      </w:r>
      <w:r w:rsidR="00936C45">
        <w:rPr>
          <w:shd w:val="clear" w:color="auto" w:fill="F8F9FA"/>
        </w:rPr>
        <w:t>(</w:t>
      </w:r>
      <w:r>
        <w:rPr>
          <w:shd w:val="clear" w:color="auto" w:fill="F8F9FA"/>
        </w:rPr>
        <w:t>one</w:t>
      </w:r>
      <w:r w:rsidR="009E0FF6">
        <w:rPr>
          <w:shd w:val="clear" w:color="auto" w:fill="F8F9FA"/>
        </w:rPr>
        <w:t xml:space="preserve"> </w:t>
      </w:r>
      <w:r>
        <w:rPr>
          <w:shd w:val="clear" w:color="auto" w:fill="F8F9FA"/>
        </w:rPr>
        <w:t>has</w:t>
      </w:r>
      <w:r w:rsidR="009E0FF6">
        <w:rPr>
          <w:shd w:val="clear" w:color="auto" w:fill="F8F9FA"/>
        </w:rPr>
        <w:t xml:space="preserve"> </w:t>
      </w:r>
      <w:r>
        <w:rPr>
          <w:shd w:val="clear" w:color="auto" w:fill="F8F9FA"/>
        </w:rPr>
        <w:t>main</w:t>
      </w:r>
      <w:r w:rsidR="009E0FF6">
        <w:rPr>
          <w:shd w:val="clear" w:color="auto" w:fill="F8F9FA"/>
        </w:rPr>
        <w:t xml:space="preserve"> </w:t>
      </w:r>
      <w:r>
        <w:rPr>
          <w:shd w:val="clear" w:color="auto" w:fill="F8F9FA"/>
        </w:rPr>
        <w:t>for</w:t>
      </w:r>
      <w:r w:rsidR="009E0FF6">
        <w:rPr>
          <w:shd w:val="clear" w:color="auto" w:fill="F8F9FA"/>
        </w:rPr>
        <w:t xml:space="preserve"> </w:t>
      </w:r>
      <w:r>
        <w:rPr>
          <w:shd w:val="clear" w:color="auto" w:fill="F8F9FA"/>
        </w:rPr>
        <w:t>X,</w:t>
      </w:r>
      <w:r w:rsidR="009E0FF6">
        <w:rPr>
          <w:shd w:val="clear" w:color="auto" w:fill="F8F9FA"/>
        </w:rPr>
        <w:t xml:space="preserve"> </w:t>
      </w:r>
      <w:r>
        <w:rPr>
          <w:shd w:val="clear" w:color="auto" w:fill="F8F9FA"/>
        </w:rPr>
        <w:t>another</w:t>
      </w:r>
      <w:r w:rsidR="009E0FF6">
        <w:rPr>
          <w:shd w:val="clear" w:color="auto" w:fill="F8F9FA"/>
        </w:rPr>
        <w:t xml:space="preserve"> </w:t>
      </w:r>
      <w:r>
        <w:rPr>
          <w:shd w:val="clear" w:color="auto" w:fill="F8F9FA"/>
        </w:rPr>
        <w:t>Y)</w:t>
      </w:r>
      <w:r w:rsidRPr="002F55F5">
        <w:rPr>
          <w:shd w:val="clear" w:color="auto" w:fill="F8F9FA"/>
        </w:rPr>
        <w:t>.</w:t>
      </w:r>
      <w:r w:rsidR="009E0FF6">
        <w:rPr>
          <w:shd w:val="clear" w:color="auto" w:fill="F8F9FA"/>
        </w:rPr>
        <w:t xml:space="preserve"> </w:t>
      </w:r>
      <w:r w:rsidR="00A572A0">
        <w:rPr>
          <w:shd w:val="clear" w:color="auto" w:fill="F8F9FA"/>
        </w:rPr>
        <w:t>The</w:t>
      </w:r>
      <w:r w:rsidR="009E0FF6">
        <w:rPr>
          <w:shd w:val="clear" w:color="auto" w:fill="F8F9FA"/>
        </w:rPr>
        <w:t xml:space="preserve"> </w:t>
      </w:r>
      <w:r w:rsidR="00A572A0">
        <w:rPr>
          <w:shd w:val="clear" w:color="auto" w:fill="F8F9FA"/>
        </w:rPr>
        <w:t>s</w:t>
      </w:r>
      <w:r>
        <w:rPr>
          <w:shd w:val="clear" w:color="auto" w:fill="F8F9FA"/>
        </w:rPr>
        <w:t>econd</w:t>
      </w:r>
      <w:r w:rsidR="009E0FF6">
        <w:rPr>
          <w:shd w:val="clear" w:color="auto" w:fill="F8F9FA"/>
        </w:rPr>
        <w:t xml:space="preserve"> </w:t>
      </w:r>
      <w:r>
        <w:rPr>
          <w:shd w:val="clear" w:color="auto" w:fill="F8F9FA"/>
        </w:rPr>
        <w:t>regime</w:t>
      </w:r>
      <w:r w:rsidR="009E0FF6">
        <w:rPr>
          <w:shd w:val="clear" w:color="auto" w:fill="F8F9FA"/>
        </w:rPr>
        <w:t xml:space="preserve"> </w:t>
      </w:r>
      <w:r>
        <w:rPr>
          <w:shd w:val="clear" w:color="auto" w:fill="F8F9FA"/>
        </w:rPr>
        <w:t>group</w:t>
      </w:r>
      <w:r w:rsidRPr="002F55F5">
        <w:rPr>
          <w:shd w:val="clear" w:color="auto" w:fill="F8F9FA"/>
        </w:rPr>
        <w:t>:</w:t>
      </w:r>
      <w:r w:rsidR="009E0FF6">
        <w:rPr>
          <w:shd w:val="clear" w:color="auto" w:fill="F8F9FA"/>
        </w:rPr>
        <w:t xml:space="preserve"> </w:t>
      </w:r>
      <w:r>
        <w:rPr>
          <w:shd w:val="clear" w:color="auto" w:fill="F8F9FA"/>
        </w:rPr>
        <w:t>full</w:t>
      </w:r>
      <w:r w:rsidR="009E0FF6">
        <w:rPr>
          <w:shd w:val="clear" w:color="auto" w:fill="F8F9FA"/>
        </w:rPr>
        <w:t xml:space="preserve"> </w:t>
      </w:r>
      <w:r>
        <w:rPr>
          <w:shd w:val="clear" w:color="auto" w:fill="F8F9FA"/>
        </w:rPr>
        <w:t>and</w:t>
      </w:r>
      <w:r w:rsidR="009E0FF6">
        <w:rPr>
          <w:shd w:val="clear" w:color="auto" w:fill="F8F9FA"/>
        </w:rPr>
        <w:t xml:space="preserve"> </w:t>
      </w:r>
      <w:r>
        <w:rPr>
          <w:shd w:val="clear" w:color="auto" w:fill="F8F9FA"/>
        </w:rPr>
        <w:t>two</w:t>
      </w:r>
      <w:r w:rsidRPr="002F55F5">
        <w:rPr>
          <w:shd w:val="clear" w:color="auto" w:fill="F8F9FA"/>
        </w:rPr>
        <w:t>.</w:t>
      </w:r>
      <w:r w:rsidR="009E0FF6">
        <w:rPr>
          <w:shd w:val="clear" w:color="auto" w:fill="F8F9FA"/>
        </w:rPr>
        <w:t xml:space="preserve"> </w:t>
      </w:r>
      <w:r>
        <w:rPr>
          <w:shd w:val="clear" w:color="auto" w:fill="F8F9FA"/>
        </w:rPr>
        <w:t>Two</w:t>
      </w:r>
      <w:r w:rsidR="009E0FF6">
        <w:rPr>
          <w:shd w:val="clear" w:color="auto" w:fill="F8F9FA"/>
        </w:rPr>
        <w:t xml:space="preserve"> </w:t>
      </w:r>
      <w:r w:rsidR="00936C45">
        <w:rPr>
          <w:shd w:val="clear" w:color="auto" w:fill="F8F9FA"/>
        </w:rPr>
        <w:t>takes</w:t>
      </w:r>
      <w:r w:rsidR="009E0FF6">
        <w:rPr>
          <w:shd w:val="clear" w:color="auto" w:fill="F8F9FA"/>
        </w:rPr>
        <w:t xml:space="preserve"> </w:t>
      </w:r>
      <w:r>
        <w:rPr>
          <w:shd w:val="clear" w:color="auto" w:fill="F8F9FA"/>
        </w:rPr>
        <w:t>only</w:t>
      </w:r>
      <w:r w:rsidR="009E0FF6">
        <w:rPr>
          <w:shd w:val="clear" w:color="auto" w:fill="F8F9FA"/>
        </w:rPr>
        <w:t xml:space="preserve"> </w:t>
      </w:r>
      <w:r w:rsidR="001947B0">
        <w:rPr>
          <w:shd w:val="clear" w:color="auto" w:fill="F8F9FA"/>
        </w:rPr>
        <w:t xml:space="preserve">the </w:t>
      </w:r>
      <w:r>
        <w:rPr>
          <w:shd w:val="clear" w:color="auto" w:fill="F8F9FA"/>
        </w:rPr>
        <w:t>first</w:t>
      </w:r>
      <w:r w:rsidR="009E0FF6">
        <w:rPr>
          <w:shd w:val="clear" w:color="auto" w:fill="F8F9FA"/>
        </w:rPr>
        <w:t xml:space="preserve"> </w:t>
      </w:r>
      <w:r>
        <w:rPr>
          <w:shd w:val="clear" w:color="auto" w:fill="F8F9FA"/>
        </w:rPr>
        <w:t>and</w:t>
      </w:r>
      <w:r w:rsidR="009E0FF6">
        <w:rPr>
          <w:shd w:val="clear" w:color="auto" w:fill="F8F9FA"/>
        </w:rPr>
        <w:t xml:space="preserve"> </w:t>
      </w:r>
      <w:r>
        <w:rPr>
          <w:shd w:val="clear" w:color="auto" w:fill="F8F9FA"/>
        </w:rPr>
        <w:t>last</w:t>
      </w:r>
      <w:r w:rsidR="009E0FF6">
        <w:rPr>
          <w:shd w:val="clear" w:color="auto" w:fill="F8F9FA"/>
        </w:rPr>
        <w:t xml:space="preserve"> </w:t>
      </w:r>
      <w:r>
        <w:rPr>
          <w:shd w:val="clear" w:color="auto" w:fill="F8F9FA"/>
        </w:rPr>
        <w:t>value</w:t>
      </w:r>
      <w:r w:rsidR="009E0FF6">
        <w:rPr>
          <w:shd w:val="clear" w:color="auto" w:fill="F8F9FA"/>
        </w:rPr>
        <w:t xml:space="preserve"> </w:t>
      </w:r>
      <w:r>
        <w:rPr>
          <w:shd w:val="clear" w:color="auto" w:fill="F8F9FA"/>
        </w:rPr>
        <w:t>of</w:t>
      </w:r>
      <w:r w:rsidR="009E0FF6">
        <w:rPr>
          <w:shd w:val="clear" w:color="auto" w:fill="F8F9FA"/>
        </w:rPr>
        <w:t xml:space="preserve"> </w:t>
      </w:r>
      <w:r w:rsidR="006D1CFB">
        <w:rPr>
          <w:shd w:val="clear" w:color="auto" w:fill="F8F9FA"/>
        </w:rPr>
        <w:t>the</w:t>
      </w:r>
      <w:r w:rsidR="009E0FF6">
        <w:rPr>
          <w:shd w:val="clear" w:color="auto" w:fill="F8F9FA"/>
        </w:rPr>
        <w:t xml:space="preserve"> </w:t>
      </w:r>
      <w:r>
        <w:rPr>
          <w:shd w:val="clear" w:color="auto" w:fill="F8F9FA"/>
        </w:rPr>
        <w:t>currentX</w:t>
      </w:r>
      <w:r w:rsidR="009E0FF6">
        <w:rPr>
          <w:shd w:val="clear" w:color="auto" w:fill="F8F9FA"/>
        </w:rPr>
        <w:t xml:space="preserve"> </w:t>
      </w:r>
      <w:r w:rsidR="006D1CFB">
        <w:rPr>
          <w:shd w:val="clear" w:color="auto" w:fill="F8F9FA"/>
        </w:rPr>
        <w:t>vector</w:t>
      </w:r>
      <w:r w:rsidRPr="002F55F5">
        <w:rPr>
          <w:shd w:val="clear" w:color="auto" w:fill="F8F9FA"/>
        </w:rPr>
        <w:t>.</w:t>
      </w:r>
      <w:r w:rsidR="009E0FF6">
        <w:rPr>
          <w:shd w:val="clear" w:color="auto" w:fill="F8F9FA"/>
        </w:rPr>
        <w:t xml:space="preserve"> </w:t>
      </w:r>
      <w:r>
        <w:rPr>
          <w:shd w:val="clear" w:color="auto" w:fill="F8F9FA"/>
        </w:rPr>
        <w:t>In</w:t>
      </w:r>
      <w:r w:rsidR="009E0FF6">
        <w:rPr>
          <w:shd w:val="clear" w:color="auto" w:fill="F8F9FA"/>
        </w:rPr>
        <w:t xml:space="preserve"> </w:t>
      </w:r>
      <w:r>
        <w:rPr>
          <w:shd w:val="clear" w:color="auto" w:fill="F8F9FA"/>
        </w:rPr>
        <w:t>full,</w:t>
      </w:r>
      <w:r w:rsidR="009E0FF6">
        <w:rPr>
          <w:shd w:val="clear" w:color="auto" w:fill="F8F9FA"/>
        </w:rPr>
        <w:t xml:space="preserve"> </w:t>
      </w:r>
      <w:r>
        <w:rPr>
          <w:shd w:val="clear" w:color="auto" w:fill="F8F9FA"/>
        </w:rPr>
        <w:t>we</w:t>
      </w:r>
      <w:r w:rsidR="009E0FF6">
        <w:rPr>
          <w:shd w:val="clear" w:color="auto" w:fill="F8F9FA"/>
        </w:rPr>
        <w:t xml:space="preserve"> </w:t>
      </w:r>
      <w:r>
        <w:rPr>
          <w:shd w:val="clear" w:color="auto" w:fill="F8F9FA"/>
        </w:rPr>
        <w:t>take</w:t>
      </w:r>
      <w:r w:rsidR="009E0FF6">
        <w:rPr>
          <w:shd w:val="clear" w:color="auto" w:fill="F8F9FA"/>
        </w:rPr>
        <w:t xml:space="preserve"> </w:t>
      </w:r>
      <w:r>
        <w:rPr>
          <w:shd w:val="clear" w:color="auto" w:fill="F8F9FA"/>
        </w:rPr>
        <w:t>all</w:t>
      </w:r>
      <w:r w:rsidR="009E0FF6">
        <w:rPr>
          <w:shd w:val="clear" w:color="auto" w:fill="F8F9FA"/>
        </w:rPr>
        <w:t xml:space="preserve"> </w:t>
      </w:r>
      <w:r>
        <w:rPr>
          <w:shd w:val="clear" w:color="auto" w:fill="F8F9FA"/>
        </w:rPr>
        <w:t>currentX</w:t>
      </w:r>
      <w:r w:rsidR="009E0FF6">
        <w:rPr>
          <w:shd w:val="clear" w:color="auto" w:fill="F8F9FA"/>
        </w:rPr>
        <w:t xml:space="preserve"> </w:t>
      </w:r>
      <w:r w:rsidR="006D1CFB">
        <w:rPr>
          <w:shd w:val="clear" w:color="auto" w:fill="F8F9FA"/>
        </w:rPr>
        <w:t>vector’s</w:t>
      </w:r>
      <w:r w:rsidR="009E0FF6">
        <w:rPr>
          <w:shd w:val="clear" w:color="auto" w:fill="F8F9FA"/>
        </w:rPr>
        <w:t xml:space="preserve"> </w:t>
      </w:r>
      <w:r>
        <w:rPr>
          <w:shd w:val="clear" w:color="auto" w:fill="F8F9FA"/>
        </w:rPr>
        <w:t>values.</w:t>
      </w:r>
      <w:r w:rsidR="009E0FF6">
        <w:rPr>
          <w:shd w:val="clear" w:color="auto" w:fill="F8F9FA"/>
        </w:rPr>
        <w:t xml:space="preserve"> </w:t>
      </w:r>
      <w:r w:rsidR="006D1CFB">
        <w:rPr>
          <w:shd w:val="clear" w:color="auto" w:fill="F8F9FA"/>
        </w:rPr>
        <w:t>The</w:t>
      </w:r>
      <w:r w:rsidR="009E0FF6">
        <w:rPr>
          <w:shd w:val="clear" w:color="auto" w:fill="F8F9FA"/>
        </w:rPr>
        <w:t xml:space="preserve"> </w:t>
      </w:r>
      <w:r w:rsidR="003E5B01">
        <w:rPr>
          <w:shd w:val="clear" w:color="auto" w:fill="F8F9FA"/>
        </w:rPr>
        <w:t>Button</w:t>
      </w:r>
      <w:r w:rsidR="009E0FF6">
        <w:rPr>
          <w:shd w:val="clear" w:color="auto" w:fill="F8F9FA"/>
        </w:rPr>
        <w:t xml:space="preserve"> </w:t>
      </w:r>
      <w:r w:rsidR="003E5B01">
        <w:rPr>
          <w:shd w:val="clear" w:color="auto" w:fill="F8F9FA"/>
        </w:rPr>
        <w:t>takePortrait</w:t>
      </w:r>
      <w:r w:rsidR="009E0FF6">
        <w:rPr>
          <w:shd w:val="clear" w:color="auto" w:fill="F8F9FA"/>
        </w:rPr>
        <w:t xml:space="preserve"> </w:t>
      </w:r>
      <w:r w:rsidR="00936C45">
        <w:rPr>
          <w:shd w:val="clear" w:color="auto" w:fill="F8F9FA"/>
        </w:rPr>
        <w:t>puts</w:t>
      </w:r>
      <w:r w:rsidR="009E0FF6">
        <w:rPr>
          <w:shd w:val="clear" w:color="auto" w:fill="F8F9FA"/>
        </w:rPr>
        <w:t xml:space="preserve"> </w:t>
      </w:r>
      <w:r w:rsidR="006D1CFB">
        <w:rPr>
          <w:shd w:val="clear" w:color="auto" w:fill="F8F9FA"/>
        </w:rPr>
        <w:t>the</w:t>
      </w:r>
      <w:r w:rsidR="009E0FF6">
        <w:rPr>
          <w:shd w:val="clear" w:color="auto" w:fill="F8F9FA"/>
        </w:rPr>
        <w:t xml:space="preserve"> </w:t>
      </w:r>
      <w:r w:rsidR="003E5B01">
        <w:rPr>
          <w:shd w:val="clear" w:color="auto" w:fill="F8F9FA"/>
        </w:rPr>
        <w:t>current</w:t>
      </w:r>
      <w:r w:rsidR="009E0FF6">
        <w:rPr>
          <w:shd w:val="clear" w:color="auto" w:fill="F8F9FA"/>
        </w:rPr>
        <w:t xml:space="preserve"> </w:t>
      </w:r>
      <w:r w:rsidR="003E5B01">
        <w:rPr>
          <w:shd w:val="clear" w:color="auto" w:fill="F8F9FA"/>
        </w:rPr>
        <w:t>camera’s</w:t>
      </w:r>
      <w:r w:rsidR="009E0FF6">
        <w:rPr>
          <w:shd w:val="clear" w:color="auto" w:fill="F8F9FA"/>
        </w:rPr>
        <w:t xml:space="preserve"> </w:t>
      </w:r>
      <w:r w:rsidR="003E5B01">
        <w:rPr>
          <w:shd w:val="clear" w:color="auto" w:fill="F8F9FA"/>
        </w:rPr>
        <w:t>frame</w:t>
      </w:r>
      <w:r w:rsidR="009E0FF6">
        <w:rPr>
          <w:shd w:val="clear" w:color="auto" w:fill="F8F9FA"/>
        </w:rPr>
        <w:t xml:space="preserve"> </w:t>
      </w:r>
      <w:r w:rsidR="003E5B01">
        <w:rPr>
          <w:shd w:val="clear" w:color="auto" w:fill="F8F9FA"/>
        </w:rPr>
        <w:t>in</w:t>
      </w:r>
      <w:r w:rsidR="009E0FF6">
        <w:rPr>
          <w:shd w:val="clear" w:color="auto" w:fill="F8F9FA"/>
        </w:rPr>
        <w:t xml:space="preserve"> </w:t>
      </w:r>
      <w:r w:rsidR="003E5B01">
        <w:rPr>
          <w:shd w:val="clear" w:color="auto" w:fill="F8F9FA"/>
        </w:rPr>
        <w:t>the</w:t>
      </w:r>
      <w:r w:rsidR="009E0FF6">
        <w:rPr>
          <w:shd w:val="clear" w:color="auto" w:fill="F8F9FA"/>
        </w:rPr>
        <w:t xml:space="preserve"> </w:t>
      </w:r>
      <w:r w:rsidR="003E5B01">
        <w:rPr>
          <w:shd w:val="clear" w:color="auto" w:fill="F8F9FA"/>
        </w:rPr>
        <w:t>algorithm,</w:t>
      </w:r>
      <w:r w:rsidR="009E0FF6">
        <w:rPr>
          <w:shd w:val="clear" w:color="auto" w:fill="F8F9FA"/>
        </w:rPr>
        <w:t xml:space="preserve"> </w:t>
      </w:r>
      <w:r w:rsidR="003E5B01">
        <w:rPr>
          <w:shd w:val="clear" w:color="auto" w:fill="F8F9FA"/>
        </w:rPr>
        <w:t>take</w:t>
      </w:r>
      <w:r w:rsidR="00936C45">
        <w:rPr>
          <w:shd w:val="clear" w:color="auto" w:fill="F8F9FA"/>
        </w:rPr>
        <w:t>s</w:t>
      </w:r>
      <w:r w:rsidR="009E0FF6">
        <w:rPr>
          <w:shd w:val="clear" w:color="auto" w:fill="F8F9FA"/>
        </w:rPr>
        <w:t xml:space="preserve"> </w:t>
      </w:r>
      <w:r w:rsidR="006D1CFB">
        <w:rPr>
          <w:shd w:val="clear" w:color="auto" w:fill="F8F9FA"/>
        </w:rPr>
        <w:t>a</w:t>
      </w:r>
      <w:r w:rsidR="009E0FF6">
        <w:rPr>
          <w:shd w:val="clear" w:color="auto" w:fill="F8F9FA"/>
        </w:rPr>
        <w:t xml:space="preserve"> </w:t>
      </w:r>
      <w:r w:rsidR="003E5B01">
        <w:rPr>
          <w:shd w:val="clear" w:color="auto" w:fill="F8F9FA"/>
        </w:rPr>
        <w:t>result,</w:t>
      </w:r>
      <w:r w:rsidR="009E0FF6">
        <w:rPr>
          <w:shd w:val="clear" w:color="auto" w:fill="F8F9FA"/>
        </w:rPr>
        <w:t xml:space="preserve"> </w:t>
      </w:r>
      <w:r w:rsidR="003E5B01">
        <w:rPr>
          <w:shd w:val="clear" w:color="auto" w:fill="F8F9FA"/>
        </w:rPr>
        <w:t>save</w:t>
      </w:r>
      <w:r w:rsidR="00936C45">
        <w:rPr>
          <w:shd w:val="clear" w:color="auto" w:fill="F8F9FA"/>
        </w:rPr>
        <w:t>s</w:t>
      </w:r>
      <w:r w:rsidR="009E0FF6">
        <w:rPr>
          <w:shd w:val="clear" w:color="auto" w:fill="F8F9FA"/>
        </w:rPr>
        <w:t xml:space="preserve"> </w:t>
      </w:r>
      <w:r w:rsidR="003E5B01">
        <w:rPr>
          <w:shd w:val="clear" w:color="auto" w:fill="F8F9FA"/>
        </w:rPr>
        <w:t>it</w:t>
      </w:r>
      <w:r w:rsidR="009E0FF6">
        <w:rPr>
          <w:shd w:val="clear" w:color="auto" w:fill="F8F9FA"/>
        </w:rPr>
        <w:t xml:space="preserve"> </w:t>
      </w:r>
      <w:r w:rsidR="003E5B01">
        <w:rPr>
          <w:shd w:val="clear" w:color="auto" w:fill="F8F9FA"/>
        </w:rPr>
        <w:t>with</w:t>
      </w:r>
      <w:r w:rsidR="009E0FF6">
        <w:rPr>
          <w:shd w:val="clear" w:color="auto" w:fill="F8F9FA"/>
        </w:rPr>
        <w:t xml:space="preserve"> </w:t>
      </w:r>
      <w:r w:rsidR="00936C45">
        <w:rPr>
          <w:shd w:val="clear" w:color="auto" w:fill="F8F9FA"/>
        </w:rPr>
        <w:t>a</w:t>
      </w:r>
      <w:r w:rsidR="009E0FF6">
        <w:rPr>
          <w:shd w:val="clear" w:color="auto" w:fill="F8F9FA"/>
        </w:rPr>
        <w:t xml:space="preserve"> </w:t>
      </w:r>
      <w:r w:rsidR="003E5B01">
        <w:rPr>
          <w:shd w:val="clear" w:color="auto" w:fill="F8F9FA"/>
        </w:rPr>
        <w:t>name</w:t>
      </w:r>
      <w:r w:rsidR="009E0FF6">
        <w:rPr>
          <w:shd w:val="clear" w:color="auto" w:fill="F8F9FA"/>
        </w:rPr>
        <w:t xml:space="preserve"> </w:t>
      </w:r>
      <w:r w:rsidR="003E5B01">
        <w:rPr>
          <w:shd w:val="clear" w:color="auto" w:fill="F8F9FA"/>
        </w:rPr>
        <w:t>saved.jpg</w:t>
      </w:r>
      <w:r w:rsidR="009E0FF6">
        <w:rPr>
          <w:shd w:val="clear" w:color="auto" w:fill="F8F9FA"/>
        </w:rPr>
        <w:t xml:space="preserve"> </w:t>
      </w:r>
      <w:r w:rsidR="003E5B01">
        <w:rPr>
          <w:shd w:val="clear" w:color="auto" w:fill="F8F9FA"/>
        </w:rPr>
        <w:t>and</w:t>
      </w:r>
      <w:r w:rsidR="009E0FF6">
        <w:rPr>
          <w:shd w:val="clear" w:color="auto" w:fill="F8F9FA"/>
        </w:rPr>
        <w:t xml:space="preserve"> </w:t>
      </w:r>
      <w:r w:rsidR="003E5B01">
        <w:rPr>
          <w:shd w:val="clear" w:color="auto" w:fill="F8F9FA"/>
        </w:rPr>
        <w:t>attach</w:t>
      </w:r>
      <w:r w:rsidR="00936C45">
        <w:rPr>
          <w:shd w:val="clear" w:color="auto" w:fill="F8F9FA"/>
        </w:rPr>
        <w:t>es</w:t>
      </w:r>
      <w:r w:rsidR="009E0FF6">
        <w:rPr>
          <w:shd w:val="clear" w:color="auto" w:fill="F8F9FA"/>
        </w:rPr>
        <w:t xml:space="preserve"> </w:t>
      </w:r>
      <w:r w:rsidR="003E5B01">
        <w:rPr>
          <w:shd w:val="clear" w:color="auto" w:fill="F8F9FA"/>
        </w:rPr>
        <w:t>it</w:t>
      </w:r>
      <w:r w:rsidR="009E0FF6">
        <w:rPr>
          <w:shd w:val="clear" w:color="auto" w:fill="F8F9FA"/>
        </w:rPr>
        <w:t xml:space="preserve"> </w:t>
      </w:r>
      <w:r w:rsidR="003E5B01">
        <w:rPr>
          <w:shd w:val="clear" w:color="auto" w:fill="F8F9FA"/>
        </w:rPr>
        <w:t>to</w:t>
      </w:r>
      <w:r w:rsidR="009E0FF6">
        <w:rPr>
          <w:shd w:val="clear" w:color="auto" w:fill="F8F9FA"/>
        </w:rPr>
        <w:t xml:space="preserve"> </w:t>
      </w:r>
      <w:r w:rsidR="003E5B01">
        <w:rPr>
          <w:shd w:val="clear" w:color="auto" w:fill="F8F9FA"/>
        </w:rPr>
        <w:t>display</w:t>
      </w:r>
      <w:r w:rsidR="009E0FF6">
        <w:rPr>
          <w:shd w:val="clear" w:color="auto" w:fill="F8F9FA"/>
        </w:rPr>
        <w:t xml:space="preserve"> </w:t>
      </w:r>
      <w:r w:rsidR="003E5B01">
        <w:rPr>
          <w:shd w:val="clear" w:color="auto" w:fill="F8F9FA"/>
        </w:rPr>
        <w:t>window,</w:t>
      </w:r>
      <w:r w:rsidR="009E0FF6">
        <w:rPr>
          <w:shd w:val="clear" w:color="auto" w:fill="F8F9FA"/>
        </w:rPr>
        <w:t xml:space="preserve"> </w:t>
      </w:r>
      <w:r w:rsidR="003E5B01">
        <w:rPr>
          <w:shd w:val="clear" w:color="auto" w:fill="F8F9FA"/>
        </w:rPr>
        <w:t>also</w:t>
      </w:r>
      <w:r w:rsidR="009E0FF6">
        <w:rPr>
          <w:shd w:val="clear" w:color="auto" w:fill="F8F9FA"/>
        </w:rPr>
        <w:t xml:space="preserve"> </w:t>
      </w:r>
      <w:r w:rsidR="003E5B01">
        <w:rPr>
          <w:shd w:val="clear" w:color="auto" w:fill="F8F9FA"/>
        </w:rPr>
        <w:t>save</w:t>
      </w:r>
      <w:r w:rsidR="00936C45">
        <w:rPr>
          <w:shd w:val="clear" w:color="auto" w:fill="F8F9FA"/>
        </w:rPr>
        <w:t>s</w:t>
      </w:r>
      <w:r w:rsidR="009E0FF6">
        <w:rPr>
          <w:shd w:val="clear" w:color="auto" w:fill="F8F9FA"/>
        </w:rPr>
        <w:t xml:space="preserve"> </w:t>
      </w:r>
      <w:r w:rsidR="003E5B01">
        <w:rPr>
          <w:shd w:val="clear" w:color="auto" w:fill="F8F9FA"/>
        </w:rPr>
        <w:t>pair</w:t>
      </w:r>
      <w:r w:rsidR="00CD70A2">
        <w:rPr>
          <w:shd w:val="clear" w:color="auto" w:fill="F8F9FA"/>
        </w:rPr>
        <w:t>s</w:t>
      </w:r>
      <w:r w:rsidR="009E0FF6">
        <w:rPr>
          <w:shd w:val="clear" w:color="auto" w:fill="F8F9FA"/>
        </w:rPr>
        <w:t xml:space="preserve"> </w:t>
      </w:r>
      <w:r w:rsidR="00CD70A2">
        <w:rPr>
          <w:shd w:val="clear" w:color="auto" w:fill="F8F9FA"/>
        </w:rPr>
        <w:t>of</w:t>
      </w:r>
      <w:r w:rsidR="009E0FF6">
        <w:rPr>
          <w:shd w:val="clear" w:color="auto" w:fill="F8F9FA"/>
        </w:rPr>
        <w:t xml:space="preserve"> </w:t>
      </w:r>
      <w:r w:rsidR="00CD70A2">
        <w:rPr>
          <w:shd w:val="clear" w:color="auto" w:fill="F8F9FA"/>
        </w:rPr>
        <w:t>points</w:t>
      </w:r>
      <w:r w:rsidR="009E0FF6">
        <w:rPr>
          <w:shd w:val="clear" w:color="auto" w:fill="F8F9FA"/>
        </w:rPr>
        <w:t xml:space="preserve"> </w:t>
      </w:r>
      <w:r w:rsidR="00CD70A2">
        <w:rPr>
          <w:shd w:val="clear" w:color="auto" w:fill="F8F9FA"/>
        </w:rPr>
        <w:t>in</w:t>
      </w:r>
      <w:r w:rsidR="009E0FF6">
        <w:rPr>
          <w:shd w:val="clear" w:color="auto" w:fill="F8F9FA"/>
        </w:rPr>
        <w:t xml:space="preserve"> </w:t>
      </w:r>
      <w:r w:rsidR="00616DC4">
        <w:rPr>
          <w:shd w:val="clear" w:color="auto" w:fill="F8F9FA"/>
        </w:rPr>
        <w:t>the</w:t>
      </w:r>
      <w:r w:rsidR="009E0FF6">
        <w:rPr>
          <w:shd w:val="clear" w:color="auto" w:fill="F8F9FA"/>
        </w:rPr>
        <w:t xml:space="preserve"> </w:t>
      </w:r>
      <w:r w:rsidR="00CD70A2">
        <w:rPr>
          <w:shd w:val="clear" w:color="auto" w:fill="F8F9FA"/>
        </w:rPr>
        <w:t>file</w:t>
      </w:r>
      <w:r w:rsidR="009E0FF6">
        <w:rPr>
          <w:shd w:val="clear" w:color="auto" w:fill="F8F9FA"/>
        </w:rPr>
        <w:t xml:space="preserve"> </w:t>
      </w:r>
      <w:r w:rsidR="00CD70A2">
        <w:rPr>
          <w:shd w:val="clear" w:color="auto" w:fill="F8F9FA"/>
        </w:rPr>
        <w:t>points.txt</w:t>
      </w:r>
      <w:r w:rsidR="009E0FF6">
        <w:rPr>
          <w:shd w:val="clear" w:color="auto" w:fill="F8F9FA"/>
        </w:rPr>
        <w:t xml:space="preserve"> </w:t>
      </w:r>
      <w:r w:rsidR="00CD70A2">
        <w:rPr>
          <w:shd w:val="clear" w:color="auto" w:fill="F8F9FA"/>
        </w:rPr>
        <w:t>for</w:t>
      </w:r>
      <w:r w:rsidR="009E0FF6">
        <w:rPr>
          <w:shd w:val="clear" w:color="auto" w:fill="F8F9FA"/>
        </w:rPr>
        <w:t xml:space="preserve"> </w:t>
      </w:r>
      <w:r w:rsidR="00CD70A2">
        <w:rPr>
          <w:shd w:val="clear" w:color="auto" w:fill="F8F9FA"/>
        </w:rPr>
        <w:t>server</w:t>
      </w:r>
      <w:r w:rsidR="009E0FF6">
        <w:rPr>
          <w:shd w:val="clear" w:color="auto" w:fill="F8F9FA"/>
        </w:rPr>
        <w:t xml:space="preserve"> </w:t>
      </w:r>
      <w:r w:rsidR="00CD70A2">
        <w:rPr>
          <w:shd w:val="clear" w:color="auto" w:fill="F8F9FA"/>
        </w:rPr>
        <w:t>needs.</w:t>
      </w:r>
    </w:p>
    <w:p w:rsidR="00A77EAB" w:rsidRDefault="007931EC" w:rsidP="00574DDE">
      <w:pPr>
        <w:pStyle w:val="timesnew10"/>
        <w:rPr>
          <w:shd w:val="clear" w:color="auto" w:fill="F8F9FA"/>
        </w:rPr>
      </w:pPr>
      <w:r>
        <w:rPr>
          <w:shd w:val="clear" w:color="auto" w:fill="F8F9FA"/>
        </w:rPr>
        <w:t>To</w:t>
      </w:r>
      <w:r w:rsidR="009E0FF6">
        <w:rPr>
          <w:shd w:val="clear" w:color="auto" w:fill="F8F9FA"/>
        </w:rPr>
        <w:t xml:space="preserve"> </w:t>
      </w:r>
      <w:r>
        <w:rPr>
          <w:shd w:val="clear" w:color="auto" w:fill="F8F9FA"/>
        </w:rPr>
        <w:t>launch</w:t>
      </w:r>
      <w:r w:rsidR="009E0FF6">
        <w:rPr>
          <w:shd w:val="clear" w:color="auto" w:fill="F8F9FA"/>
        </w:rPr>
        <w:t xml:space="preserve"> </w:t>
      </w:r>
      <w:r w:rsidR="001947B0">
        <w:rPr>
          <w:shd w:val="clear" w:color="auto" w:fill="F8F9FA"/>
        </w:rPr>
        <w:t xml:space="preserve">the </w:t>
      </w:r>
      <w:r>
        <w:rPr>
          <w:shd w:val="clear" w:color="auto" w:fill="F8F9FA"/>
        </w:rPr>
        <w:t>application</w:t>
      </w:r>
      <w:r w:rsidR="009E0FF6">
        <w:rPr>
          <w:shd w:val="clear" w:color="auto" w:fill="F8F9FA"/>
        </w:rPr>
        <w:t xml:space="preserve"> </w:t>
      </w:r>
      <w:r w:rsidR="00936C45">
        <w:rPr>
          <w:shd w:val="clear" w:color="auto" w:fill="F8F9FA"/>
        </w:rPr>
        <w:t>on</w:t>
      </w:r>
      <w:r w:rsidR="009E0FF6">
        <w:rPr>
          <w:shd w:val="clear" w:color="auto" w:fill="F8F9FA"/>
        </w:rPr>
        <w:t xml:space="preserve"> </w:t>
      </w:r>
      <w:r w:rsidR="00D37AFD">
        <w:rPr>
          <w:shd w:val="clear" w:color="auto" w:fill="F8F9FA"/>
        </w:rPr>
        <w:t>your</w:t>
      </w:r>
      <w:r w:rsidR="009E0FF6">
        <w:rPr>
          <w:shd w:val="clear" w:color="auto" w:fill="F8F9FA"/>
        </w:rPr>
        <w:t xml:space="preserve"> </w:t>
      </w:r>
      <w:r w:rsidR="00D37AFD">
        <w:rPr>
          <w:shd w:val="clear" w:color="auto" w:fill="F8F9FA"/>
        </w:rPr>
        <w:t>computer</w:t>
      </w:r>
      <w:r w:rsidR="00B305C9">
        <w:rPr>
          <w:shd w:val="clear" w:color="auto" w:fill="F8F9FA"/>
        </w:rPr>
        <w:t>,</w:t>
      </w:r>
      <w:r w:rsidR="009E0FF6">
        <w:rPr>
          <w:shd w:val="clear" w:color="auto" w:fill="F8F9FA"/>
        </w:rPr>
        <w:t xml:space="preserve"> </w:t>
      </w:r>
      <w:r w:rsidR="00D37AFD">
        <w:rPr>
          <w:shd w:val="clear" w:color="auto" w:fill="F8F9FA"/>
        </w:rPr>
        <w:t>you</w:t>
      </w:r>
      <w:r w:rsidR="009E0FF6">
        <w:rPr>
          <w:shd w:val="clear" w:color="auto" w:fill="F8F9FA"/>
        </w:rPr>
        <w:t xml:space="preserve"> </w:t>
      </w:r>
      <w:r w:rsidR="00D37AFD">
        <w:rPr>
          <w:shd w:val="clear" w:color="auto" w:fill="F8F9FA"/>
        </w:rPr>
        <w:t>can</w:t>
      </w:r>
      <w:r w:rsidR="009E0FF6">
        <w:rPr>
          <w:shd w:val="clear" w:color="auto" w:fill="F8F9FA"/>
        </w:rPr>
        <w:t xml:space="preserve"> </w:t>
      </w:r>
      <w:r w:rsidR="00D37AFD">
        <w:rPr>
          <w:shd w:val="clear" w:color="auto" w:fill="F8F9FA"/>
        </w:rPr>
        <w:t>download</w:t>
      </w:r>
      <w:r w:rsidR="000C44D5">
        <w:rPr>
          <w:shd w:val="clear" w:color="auto" w:fill="F8F9FA"/>
        </w:rPr>
        <w:t xml:space="preserve"> the</w:t>
      </w:r>
      <w:r w:rsidR="009E0FF6">
        <w:rPr>
          <w:shd w:val="clear" w:color="auto" w:fill="F8F9FA"/>
        </w:rPr>
        <w:t xml:space="preserve"> </w:t>
      </w:r>
      <w:r w:rsidR="00E86C6D">
        <w:rPr>
          <w:shd w:val="clear" w:color="auto" w:fill="F8F9FA"/>
        </w:rPr>
        <w:t>release folder with</w:t>
      </w:r>
      <w:r w:rsidR="001947B0">
        <w:rPr>
          <w:shd w:val="clear" w:color="auto" w:fill="F8F9FA"/>
        </w:rPr>
        <w:t xml:space="preserve"> the</w:t>
      </w:r>
      <w:r w:rsidR="00E86C6D">
        <w:rPr>
          <w:shd w:val="clear" w:color="auto" w:fill="F8F9FA"/>
        </w:rPr>
        <w:t xml:space="preserve"> </w:t>
      </w:r>
      <w:ins w:id="132" w:author="Пользователь Windows" w:date="2019-06-14T18:09:00Z">
        <w:r w:rsidR="00524533" w:rsidRPr="00524533">
          <w:rPr>
            <w:shd w:val="clear" w:color="auto" w:fill="F8F9FA"/>
            <w:rPrChange w:id="133" w:author="Пользователь Windows" w:date="2019-06-14T18:09:00Z">
              <w:rPr>
                <w:shd w:val="clear" w:color="auto" w:fill="F8F9FA"/>
                <w:lang w:val="ru-RU"/>
              </w:rPr>
            </w:rPrChange>
          </w:rPr>
          <w:t>.</w:t>
        </w:r>
      </w:ins>
      <w:r w:rsidR="00D37AFD">
        <w:rPr>
          <w:shd w:val="clear" w:color="auto" w:fill="F8F9FA"/>
        </w:rPr>
        <w:t>exe</w:t>
      </w:r>
      <w:r w:rsidR="001947B0">
        <w:rPr>
          <w:shd w:val="clear" w:color="auto" w:fill="F8F9FA"/>
        </w:rPr>
        <w:t xml:space="preserve"> file</w:t>
      </w:r>
      <w:r w:rsidR="00D37AFD" w:rsidRPr="006F2A4F">
        <w:rPr>
          <w:shd w:val="clear" w:color="auto" w:fill="F8F9FA"/>
        </w:rPr>
        <w:t>,</w:t>
      </w:r>
      <w:r w:rsidR="000C44D5">
        <w:rPr>
          <w:shd w:val="clear" w:color="auto" w:fill="F8F9FA"/>
        </w:rPr>
        <w:t xml:space="preserve"> </w:t>
      </w:r>
      <w:ins w:id="134" w:author="Пользователь Windows" w:date="2019-06-14T18:09:00Z">
        <w:r w:rsidR="00524533" w:rsidRPr="00524533">
          <w:rPr>
            <w:shd w:val="clear" w:color="auto" w:fill="F8F9FA"/>
            <w:rPrChange w:id="135" w:author="Пользователь Windows" w:date="2019-06-14T18:09:00Z">
              <w:rPr>
                <w:shd w:val="clear" w:color="auto" w:fill="F8F9FA"/>
                <w:lang w:val="ru-RU"/>
              </w:rPr>
            </w:rPrChange>
          </w:rPr>
          <w:t>.</w:t>
        </w:r>
      </w:ins>
      <w:proofErr w:type="spellStart"/>
      <w:r w:rsidR="00E86C6D" w:rsidRPr="006F2A4F">
        <w:rPr>
          <w:shd w:val="clear" w:color="auto" w:fill="F8F9FA"/>
        </w:rPr>
        <w:t>dll</w:t>
      </w:r>
      <w:proofErr w:type="spellEnd"/>
      <w:r w:rsidR="00E86C6D" w:rsidRPr="006F2A4F">
        <w:rPr>
          <w:shd w:val="clear" w:color="auto" w:fill="F8F9FA"/>
        </w:rPr>
        <w:t xml:space="preserve"> files and</w:t>
      </w:r>
      <w:r w:rsidR="009E0FF6" w:rsidRPr="006F2A4F">
        <w:rPr>
          <w:shd w:val="clear" w:color="auto" w:fill="F8F9FA"/>
        </w:rPr>
        <w:t xml:space="preserve"> </w:t>
      </w:r>
      <w:r w:rsidR="009A3561" w:rsidRPr="006F2A4F">
        <w:rPr>
          <w:shd w:val="clear" w:color="auto" w:fill="F8F9FA"/>
        </w:rPr>
        <w:t>image</w:t>
      </w:r>
      <w:r w:rsidR="00D37AFD" w:rsidRPr="006F2A4F">
        <w:rPr>
          <w:shd w:val="clear" w:color="auto" w:fill="F8F9FA"/>
        </w:rPr>
        <w:t>.jpg</w:t>
      </w:r>
      <w:r w:rsidR="009E0FF6" w:rsidRPr="006F2A4F">
        <w:rPr>
          <w:shd w:val="clear" w:color="auto" w:fill="F8F9FA"/>
        </w:rPr>
        <w:t xml:space="preserve"> </w:t>
      </w:r>
      <w:r w:rsidR="00E86C6D" w:rsidRPr="006F2A4F">
        <w:rPr>
          <w:shd w:val="clear" w:color="auto" w:fill="F8F9FA"/>
        </w:rPr>
        <w:t>picture</w:t>
      </w:r>
      <w:r w:rsidR="00E86C6D">
        <w:rPr>
          <w:shd w:val="clear" w:color="auto" w:fill="F8F9FA"/>
        </w:rPr>
        <w:t xml:space="preserve"> (512x512 pixels)</w:t>
      </w:r>
      <w:r w:rsidR="00584983">
        <w:rPr>
          <w:shd w:val="clear" w:color="auto" w:fill="F8F9FA"/>
        </w:rPr>
        <w:t>.</w:t>
      </w:r>
      <w:r w:rsidR="009E0FF6">
        <w:rPr>
          <w:shd w:val="clear" w:color="auto" w:fill="F8F9FA"/>
        </w:rPr>
        <w:t xml:space="preserve"> </w:t>
      </w:r>
      <w:r w:rsidR="00584983">
        <w:rPr>
          <w:shd w:val="clear" w:color="auto" w:fill="F8F9FA"/>
        </w:rPr>
        <w:t>All files</w:t>
      </w:r>
      <w:r w:rsidR="009E0FF6">
        <w:rPr>
          <w:shd w:val="clear" w:color="auto" w:fill="F8F9FA"/>
        </w:rPr>
        <w:t xml:space="preserve"> </w:t>
      </w:r>
      <w:r w:rsidR="00584983">
        <w:rPr>
          <w:shd w:val="clear" w:color="auto" w:fill="F8F9FA"/>
        </w:rPr>
        <w:t>must</w:t>
      </w:r>
      <w:r w:rsidR="009E0FF6">
        <w:rPr>
          <w:shd w:val="clear" w:color="auto" w:fill="F8F9FA"/>
        </w:rPr>
        <w:t xml:space="preserve"> </w:t>
      </w:r>
      <w:r w:rsidR="00B44601">
        <w:rPr>
          <w:shd w:val="clear" w:color="auto" w:fill="F8F9FA"/>
        </w:rPr>
        <w:t>be</w:t>
      </w:r>
      <w:r w:rsidR="009E0FF6">
        <w:rPr>
          <w:shd w:val="clear" w:color="auto" w:fill="F8F9FA"/>
        </w:rPr>
        <w:t xml:space="preserve"> </w:t>
      </w:r>
      <w:r w:rsidR="00B44601">
        <w:rPr>
          <w:shd w:val="clear" w:color="auto" w:fill="F8F9FA"/>
        </w:rPr>
        <w:t>placed</w:t>
      </w:r>
      <w:r w:rsidR="009E0FF6">
        <w:rPr>
          <w:shd w:val="clear" w:color="auto" w:fill="F8F9FA"/>
        </w:rPr>
        <w:t xml:space="preserve"> </w:t>
      </w:r>
      <w:r w:rsidR="00B44601">
        <w:rPr>
          <w:shd w:val="clear" w:color="auto" w:fill="F8F9FA"/>
        </w:rPr>
        <w:t>in</w:t>
      </w:r>
      <w:r w:rsidR="009E0FF6">
        <w:rPr>
          <w:shd w:val="clear" w:color="auto" w:fill="F8F9FA"/>
        </w:rPr>
        <w:t xml:space="preserve"> </w:t>
      </w:r>
      <w:r w:rsidR="006D1CFB">
        <w:rPr>
          <w:shd w:val="clear" w:color="auto" w:fill="F8F9FA"/>
        </w:rPr>
        <w:t>the</w:t>
      </w:r>
      <w:r w:rsidR="009E0FF6">
        <w:rPr>
          <w:shd w:val="clear" w:color="auto" w:fill="F8F9FA"/>
        </w:rPr>
        <w:t xml:space="preserve"> </w:t>
      </w:r>
      <w:r w:rsidR="00B44601">
        <w:rPr>
          <w:shd w:val="clear" w:color="auto" w:fill="F8F9FA"/>
        </w:rPr>
        <w:t>same</w:t>
      </w:r>
      <w:r w:rsidR="009E0FF6">
        <w:rPr>
          <w:shd w:val="clear" w:color="auto" w:fill="F8F9FA"/>
        </w:rPr>
        <w:t xml:space="preserve"> </w:t>
      </w:r>
      <w:r w:rsidR="006D1CFB">
        <w:rPr>
          <w:shd w:val="clear" w:color="auto" w:fill="F8F9FA"/>
        </w:rPr>
        <w:t>directory</w:t>
      </w:r>
      <w:r w:rsidR="009E0FF6">
        <w:rPr>
          <w:shd w:val="clear" w:color="auto" w:fill="F8F9FA"/>
        </w:rPr>
        <w:t xml:space="preserve"> </w:t>
      </w:r>
      <w:r w:rsidR="00D37AFD">
        <w:rPr>
          <w:shd w:val="clear" w:color="auto" w:fill="F8F9FA"/>
        </w:rPr>
        <w:t>with</w:t>
      </w:r>
      <w:r w:rsidR="009E0FF6">
        <w:rPr>
          <w:shd w:val="clear" w:color="auto" w:fill="F8F9FA"/>
        </w:rPr>
        <w:t xml:space="preserve"> </w:t>
      </w:r>
      <w:r w:rsidR="006D1CFB">
        <w:rPr>
          <w:shd w:val="clear" w:color="auto" w:fill="F8F9FA"/>
        </w:rPr>
        <w:t>a</w:t>
      </w:r>
      <w:r w:rsidR="009E0FF6">
        <w:rPr>
          <w:shd w:val="clear" w:color="auto" w:fill="F8F9FA"/>
        </w:rPr>
        <w:t xml:space="preserve"> </w:t>
      </w:r>
      <w:r w:rsidR="00936C45">
        <w:rPr>
          <w:shd w:val="clear" w:color="auto" w:fill="F8F9FA"/>
        </w:rPr>
        <w:t>.</w:t>
      </w:r>
      <w:r w:rsidR="00D37AFD">
        <w:rPr>
          <w:shd w:val="clear" w:color="auto" w:fill="F8F9FA"/>
        </w:rPr>
        <w:t>exe</w:t>
      </w:r>
      <w:r w:rsidR="009E0FF6">
        <w:rPr>
          <w:shd w:val="clear" w:color="auto" w:fill="F8F9FA"/>
        </w:rPr>
        <w:t xml:space="preserve"> </w:t>
      </w:r>
      <w:r w:rsidR="00936C45">
        <w:rPr>
          <w:shd w:val="clear" w:color="auto" w:fill="F8F9FA"/>
        </w:rPr>
        <w:t>application</w:t>
      </w:r>
      <w:r w:rsidR="009E0FF6">
        <w:rPr>
          <w:shd w:val="clear" w:color="auto" w:fill="F8F9FA"/>
        </w:rPr>
        <w:t xml:space="preserve"> </w:t>
      </w:r>
      <w:r w:rsidR="00D37AFD">
        <w:rPr>
          <w:shd w:val="clear" w:color="auto" w:fill="F8F9FA"/>
        </w:rPr>
        <w:t>file.</w:t>
      </w:r>
      <w:r w:rsidR="009E0FF6">
        <w:rPr>
          <w:shd w:val="clear" w:color="auto" w:fill="F8F9FA"/>
        </w:rPr>
        <w:t xml:space="preserve"> </w:t>
      </w:r>
      <w:r w:rsidR="00A77EAB">
        <w:rPr>
          <w:shd w:val="clear" w:color="auto" w:fill="F8F9FA"/>
        </w:rPr>
        <w:t>I</w:t>
      </w:r>
      <w:r w:rsidR="006D1CFB">
        <w:rPr>
          <w:shd w:val="clear" w:color="auto" w:fill="F8F9FA"/>
        </w:rPr>
        <w:t>n</w:t>
      </w:r>
      <w:r w:rsidR="009E0FF6">
        <w:rPr>
          <w:shd w:val="clear" w:color="auto" w:fill="F8F9FA"/>
        </w:rPr>
        <w:t xml:space="preserve"> </w:t>
      </w:r>
      <w:r w:rsidR="006D1CFB">
        <w:rPr>
          <w:shd w:val="clear" w:color="auto" w:fill="F8F9FA"/>
        </w:rPr>
        <w:t>addition</w:t>
      </w:r>
      <w:r w:rsidR="009E0FF6">
        <w:rPr>
          <w:shd w:val="clear" w:color="auto" w:fill="F8F9FA"/>
        </w:rPr>
        <w:t xml:space="preserve"> </w:t>
      </w:r>
      <w:r w:rsidR="006D1CFB">
        <w:rPr>
          <w:shd w:val="clear" w:color="auto" w:fill="F8F9FA"/>
        </w:rPr>
        <w:t>to</w:t>
      </w:r>
      <w:r w:rsidR="009E0FF6">
        <w:rPr>
          <w:shd w:val="clear" w:color="auto" w:fill="F8F9FA"/>
        </w:rPr>
        <w:t xml:space="preserve"> </w:t>
      </w:r>
      <w:r w:rsidR="006D1CFB">
        <w:rPr>
          <w:shd w:val="clear" w:color="auto" w:fill="F8F9FA"/>
        </w:rPr>
        <w:t>the</w:t>
      </w:r>
      <w:r w:rsidR="009E0FF6">
        <w:rPr>
          <w:shd w:val="clear" w:color="auto" w:fill="F8F9FA"/>
        </w:rPr>
        <w:t xml:space="preserve"> </w:t>
      </w:r>
      <w:r w:rsidR="00A13977">
        <w:rPr>
          <w:shd w:val="clear" w:color="auto" w:fill="F8F9FA"/>
        </w:rPr>
        <w:t>main application</w:t>
      </w:r>
      <w:r w:rsidR="006D1CFB">
        <w:rPr>
          <w:shd w:val="clear" w:color="auto" w:fill="F8F9FA"/>
        </w:rPr>
        <w:t>,</w:t>
      </w:r>
      <w:r w:rsidR="009E0FF6">
        <w:rPr>
          <w:shd w:val="clear" w:color="auto" w:fill="F8F9FA"/>
        </w:rPr>
        <w:t xml:space="preserve"> </w:t>
      </w:r>
      <w:r w:rsidR="00D37AFD">
        <w:rPr>
          <w:shd w:val="clear" w:color="auto" w:fill="F8F9FA"/>
        </w:rPr>
        <w:t>there</w:t>
      </w:r>
      <w:r w:rsidR="009E0FF6">
        <w:rPr>
          <w:shd w:val="clear" w:color="auto" w:fill="F8F9FA"/>
        </w:rPr>
        <w:t xml:space="preserve"> </w:t>
      </w:r>
      <w:r w:rsidR="00D37AFD">
        <w:rPr>
          <w:shd w:val="clear" w:color="auto" w:fill="F8F9FA"/>
        </w:rPr>
        <w:t>are</w:t>
      </w:r>
      <w:r w:rsidR="009E0FF6">
        <w:rPr>
          <w:shd w:val="clear" w:color="auto" w:fill="F8F9FA"/>
        </w:rPr>
        <w:t xml:space="preserve"> </w:t>
      </w:r>
      <w:r w:rsidR="00D4101F">
        <w:rPr>
          <w:shd w:val="clear" w:color="auto" w:fill="F8F9FA"/>
        </w:rPr>
        <w:t>plain</w:t>
      </w:r>
      <w:r w:rsidR="009E0FF6">
        <w:rPr>
          <w:shd w:val="clear" w:color="auto" w:fill="F8F9FA"/>
        </w:rPr>
        <w:t xml:space="preserve"> </w:t>
      </w:r>
      <w:r w:rsidR="00D37AFD">
        <w:rPr>
          <w:shd w:val="clear" w:color="auto" w:fill="F8F9FA"/>
        </w:rPr>
        <w:t>algorithm</w:t>
      </w:r>
      <w:r w:rsidR="009E0FF6">
        <w:rPr>
          <w:shd w:val="clear" w:color="auto" w:fill="F8F9FA"/>
        </w:rPr>
        <w:t xml:space="preserve"> </w:t>
      </w:r>
      <w:r w:rsidR="00D37AFD">
        <w:rPr>
          <w:shd w:val="clear" w:color="auto" w:fill="F8F9FA"/>
        </w:rPr>
        <w:t>code,</w:t>
      </w:r>
      <w:r w:rsidR="00C71E64">
        <w:rPr>
          <w:shd w:val="clear" w:color="auto" w:fill="F8F9FA"/>
        </w:rPr>
        <w:t xml:space="preserve"> </w:t>
      </w:r>
      <w:r w:rsidR="00D37AFD">
        <w:rPr>
          <w:shd w:val="clear" w:color="auto" w:fill="F8F9FA"/>
        </w:rPr>
        <w:t>test</w:t>
      </w:r>
      <w:r w:rsidR="009E0FF6">
        <w:rPr>
          <w:shd w:val="clear" w:color="auto" w:fill="F8F9FA"/>
        </w:rPr>
        <w:t xml:space="preserve"> </w:t>
      </w:r>
      <w:r w:rsidR="00D37AFD">
        <w:rPr>
          <w:shd w:val="clear" w:color="auto" w:fill="F8F9FA"/>
        </w:rPr>
        <w:t>TCP</w:t>
      </w:r>
      <w:r w:rsidR="009E0FF6">
        <w:rPr>
          <w:shd w:val="clear" w:color="auto" w:fill="F8F9FA"/>
        </w:rPr>
        <w:t xml:space="preserve"> </w:t>
      </w:r>
      <w:r w:rsidR="00D37AFD">
        <w:rPr>
          <w:shd w:val="clear" w:color="auto" w:fill="F8F9FA"/>
        </w:rPr>
        <w:t>client,</w:t>
      </w:r>
      <w:r w:rsidR="009E0FF6">
        <w:rPr>
          <w:shd w:val="clear" w:color="auto" w:fill="F8F9FA"/>
        </w:rPr>
        <w:t xml:space="preserve"> </w:t>
      </w:r>
      <w:r w:rsidR="00D37AFD">
        <w:rPr>
          <w:shd w:val="clear" w:color="auto" w:fill="F8F9FA"/>
        </w:rPr>
        <w:t>KRL</w:t>
      </w:r>
      <w:r w:rsidR="009E0FF6">
        <w:rPr>
          <w:shd w:val="clear" w:color="auto" w:fill="F8F9FA"/>
        </w:rPr>
        <w:t xml:space="preserve"> </w:t>
      </w:r>
      <w:r w:rsidR="00D37AFD">
        <w:rPr>
          <w:shd w:val="clear" w:color="auto" w:fill="F8F9FA"/>
        </w:rPr>
        <w:t>code</w:t>
      </w:r>
      <w:r w:rsidR="000C44D5" w:rsidRPr="000C44D5">
        <w:rPr>
          <w:shd w:val="clear" w:color="auto" w:fill="F8F9FA"/>
        </w:rPr>
        <w:t xml:space="preserve"> </w:t>
      </w:r>
      <w:r w:rsidR="000C44D5">
        <w:rPr>
          <w:shd w:val="clear" w:color="auto" w:fill="F8F9FA"/>
        </w:rPr>
        <w:t>in the repository</w:t>
      </w:r>
      <w:r w:rsidR="00D37AFD">
        <w:rPr>
          <w:shd w:val="clear" w:color="auto" w:fill="F8F9FA"/>
        </w:rPr>
        <w:t>.</w:t>
      </w:r>
    </w:p>
    <w:p w:rsidR="005107A1" w:rsidRDefault="005107A1" w:rsidP="00574DDE">
      <w:pPr>
        <w:pStyle w:val="timesnew10"/>
        <w:rPr>
          <w:shd w:val="clear" w:color="auto" w:fill="F8F9FA"/>
        </w:rPr>
      </w:pPr>
    </w:p>
    <w:p w:rsidR="005107A1" w:rsidRDefault="00EE2553" w:rsidP="005107A1">
      <w:pPr>
        <w:pStyle w:val="picture"/>
        <w:ind w:firstLine="0pt"/>
        <w:rPr>
          <w:lang w:val="ru-RU"/>
        </w:rPr>
      </w:pPr>
      <w:r w:rsidRPr="00EE2553">
        <w:rPr>
          <w:noProof/>
          <w:lang w:val="ru-RU"/>
        </w:rPr>
        <w:drawing>
          <wp:inline distT="0" distB="0" distL="0" distR="0">
            <wp:extent cx="3089910" cy="3502771"/>
            <wp:effectExtent l="0" t="0" r="0" b="2540"/>
            <wp:docPr id="17" name="Рисунок 17" descr="C:\Users\X\Desktop\ws\rbt\1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X\Desktop\ws\rbt\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3502771"/>
                    </a:xfrm>
                    <a:prstGeom prst="rect">
                      <a:avLst/>
                    </a:prstGeom>
                    <a:noFill/>
                    <a:ln>
                      <a:noFill/>
                    </a:ln>
                  </pic:spPr>
                </pic:pic>
              </a:graphicData>
            </a:graphic>
          </wp:inline>
        </w:drawing>
      </w:r>
    </w:p>
    <w:p w:rsidR="005107A1" w:rsidRDefault="005107A1" w:rsidP="005107A1">
      <w:pPr>
        <w:pStyle w:val="picture"/>
      </w:pPr>
      <w:r>
        <w:t xml:space="preserve">                   Figure 16</w:t>
      </w:r>
      <w:r w:rsidRPr="001D316D">
        <w:t>.</w:t>
      </w:r>
      <w:r>
        <w:t xml:space="preserve"> </w:t>
      </w:r>
      <w:r w:rsidRPr="001D316D">
        <w:t>Whole</w:t>
      </w:r>
      <w:r>
        <w:t xml:space="preserve"> </w:t>
      </w:r>
      <w:r w:rsidRPr="001D316D">
        <w:t>system.</w:t>
      </w:r>
    </w:p>
    <w:p w:rsidR="00574DDE" w:rsidRDefault="001D316D" w:rsidP="001D316D">
      <w:pPr>
        <w:pStyle w:val="1"/>
        <w:rPr>
          <w:lang w:val="ru-RU"/>
        </w:rPr>
      </w:pPr>
      <w:r>
        <w:rPr>
          <w:shd w:val="clear" w:color="auto" w:fill="F8F9FA"/>
        </w:rPr>
        <w:t>result,</w:t>
      </w:r>
      <w:r w:rsidR="009E0FF6">
        <w:rPr>
          <w:shd w:val="clear" w:color="auto" w:fill="F8F9FA"/>
        </w:rPr>
        <w:t xml:space="preserve"> </w:t>
      </w:r>
      <w:r>
        <w:rPr>
          <w:shd w:val="clear" w:color="auto" w:fill="F8F9FA"/>
        </w:rPr>
        <w:t>further</w:t>
      </w:r>
      <w:r w:rsidR="009E0FF6">
        <w:rPr>
          <w:shd w:val="clear" w:color="auto" w:fill="F8F9FA"/>
        </w:rPr>
        <w:t xml:space="preserve"> </w:t>
      </w:r>
      <w:r>
        <w:rPr>
          <w:shd w:val="clear" w:color="auto" w:fill="F8F9FA"/>
        </w:rPr>
        <w:t>work.</w:t>
      </w:r>
      <w:r w:rsidR="003B36D6" w:rsidRPr="003B36D6">
        <w:rPr>
          <w:lang w:val="ru-RU"/>
        </w:rPr>
        <w:t xml:space="preserve"> </w:t>
      </w:r>
    </w:p>
    <w:p w:rsidR="001D316D" w:rsidRPr="008C444A" w:rsidRDefault="000C44D5" w:rsidP="008C444A">
      <w:pPr>
        <w:pStyle w:val="timesnew10"/>
      </w:pPr>
      <w:r>
        <w:t>The r</w:t>
      </w:r>
      <w:r w:rsidR="001D316D" w:rsidRPr="008C444A">
        <w:t>esulting</w:t>
      </w:r>
      <w:r w:rsidR="009E0FF6">
        <w:t xml:space="preserve"> </w:t>
      </w:r>
      <w:r w:rsidR="001D316D" w:rsidRPr="008C444A">
        <w:t>system</w:t>
      </w:r>
      <w:r w:rsidR="009E0FF6">
        <w:t xml:space="preserve"> </w:t>
      </w:r>
      <w:r w:rsidR="001D316D" w:rsidRPr="008C444A">
        <w:t>is</w:t>
      </w:r>
      <w:r w:rsidR="009E0FF6">
        <w:t xml:space="preserve"> </w:t>
      </w:r>
      <w:r w:rsidR="001D316D" w:rsidRPr="008C444A">
        <w:t>shown</w:t>
      </w:r>
      <w:r w:rsidR="009E0FF6">
        <w:t xml:space="preserve"> </w:t>
      </w:r>
      <w:r w:rsidR="001D316D" w:rsidRPr="008C444A">
        <w:t>in</w:t>
      </w:r>
      <w:r w:rsidR="009E0FF6">
        <w:t xml:space="preserve"> </w:t>
      </w:r>
      <w:r w:rsidR="008C444A" w:rsidRPr="008C444A">
        <w:t>figure</w:t>
      </w:r>
      <w:r w:rsidR="009E0FF6">
        <w:t xml:space="preserve"> </w:t>
      </w:r>
      <w:r w:rsidR="00414637">
        <w:t>1</w:t>
      </w:r>
      <w:r w:rsidR="008B4D56">
        <w:t>6</w:t>
      </w:r>
      <w:r w:rsidR="008C444A" w:rsidRPr="008C444A">
        <w:t>.</w:t>
      </w:r>
      <w:r w:rsidR="009E0FF6">
        <w:t xml:space="preserve"> </w:t>
      </w:r>
      <w:r w:rsidR="008C444A" w:rsidRPr="008C444A">
        <w:t>On</w:t>
      </w:r>
      <w:r w:rsidR="009E0FF6">
        <w:t xml:space="preserve"> </w:t>
      </w:r>
      <w:ins w:id="136" w:author="ITIS1410" w:date="2019-06-14T18:01:00Z">
        <w:r w:rsidR="006942DD">
          <w:t xml:space="preserve">the </w:t>
        </w:r>
      </w:ins>
      <w:r w:rsidR="008C444A" w:rsidRPr="008C444A">
        <w:t>top</w:t>
      </w:r>
      <w:r w:rsidR="009E0FF6">
        <w:t xml:space="preserve"> </w:t>
      </w:r>
      <w:r w:rsidR="008C444A" w:rsidRPr="008C444A">
        <w:t>is</w:t>
      </w:r>
      <w:r w:rsidR="009E0FF6">
        <w:t xml:space="preserve"> </w:t>
      </w:r>
      <w:r w:rsidR="008C444A" w:rsidRPr="008C444A">
        <w:t>the</w:t>
      </w:r>
      <w:r w:rsidR="009E0FF6">
        <w:t xml:space="preserve"> </w:t>
      </w:r>
      <w:r w:rsidR="001D316D" w:rsidRPr="008C444A">
        <w:t>application</w:t>
      </w:r>
      <w:r w:rsidR="009E0FF6">
        <w:t xml:space="preserve"> </w:t>
      </w:r>
      <w:r w:rsidR="001D316D" w:rsidRPr="008C444A">
        <w:t>system</w:t>
      </w:r>
      <w:ins w:id="137" w:author="ITIS1410" w:date="2019-06-14T18:01:00Z">
        <w:r w:rsidR="006942DD">
          <w:t xml:space="preserve"> and</w:t>
        </w:r>
      </w:ins>
      <w:del w:id="138" w:author="ITIS1410" w:date="2019-06-14T18:01:00Z">
        <w:r w:rsidR="008C444A" w:rsidRPr="008C444A" w:rsidDel="006942DD">
          <w:delText>.</w:delText>
        </w:r>
        <w:r w:rsidR="009E0FF6" w:rsidDel="006942DD">
          <w:delText xml:space="preserve"> </w:delText>
        </w:r>
        <w:r w:rsidR="008C444A" w:rsidRPr="008C444A" w:rsidDel="006942DD">
          <w:delText>O</w:delText>
        </w:r>
      </w:del>
      <w:del w:id="139" w:author="Пользователь Windows" w:date="2019-06-14T18:09:00Z">
        <w:r w:rsidR="008C444A" w:rsidRPr="008C444A" w:rsidDel="00524533">
          <w:delText>n</w:delText>
        </w:r>
      </w:del>
      <w:r w:rsidR="009E0FF6">
        <w:t xml:space="preserve"> </w:t>
      </w:r>
      <w:r w:rsidR="008C444A" w:rsidRPr="008C444A">
        <w:t>the</w:t>
      </w:r>
      <w:r w:rsidR="009E0FF6">
        <w:t xml:space="preserve"> </w:t>
      </w:r>
      <w:r w:rsidR="008C444A" w:rsidRPr="008C444A">
        <w:t>bottom</w:t>
      </w:r>
      <w:r w:rsidR="009E0FF6">
        <w:t xml:space="preserve"> </w:t>
      </w:r>
      <w:r w:rsidR="00330D1E">
        <w:t>is</w:t>
      </w:r>
      <w:r w:rsidR="009E0FF6">
        <w:t xml:space="preserve"> </w:t>
      </w:r>
      <w:r w:rsidR="00330D1E">
        <w:t>the</w:t>
      </w:r>
      <w:r w:rsidR="009E0FF6">
        <w:t xml:space="preserve"> </w:t>
      </w:r>
      <w:r w:rsidR="008C444A" w:rsidRPr="008C444A">
        <w:t>robotic</w:t>
      </w:r>
      <w:r w:rsidR="009E0FF6">
        <w:t xml:space="preserve"> </w:t>
      </w:r>
      <w:r w:rsidR="008C444A" w:rsidRPr="008C444A">
        <w:t>system.</w:t>
      </w:r>
      <w:r w:rsidR="009E0FF6">
        <w:t xml:space="preserve"> </w:t>
      </w:r>
      <w:r w:rsidR="001D316D" w:rsidRPr="008C444A">
        <w:t>Arrows</w:t>
      </w:r>
      <w:r w:rsidR="009E0FF6">
        <w:t xml:space="preserve"> </w:t>
      </w:r>
      <w:r w:rsidR="001D316D" w:rsidRPr="008C444A">
        <w:t>show</w:t>
      </w:r>
      <w:r w:rsidR="009E0FF6">
        <w:t xml:space="preserve"> </w:t>
      </w:r>
      <w:r w:rsidR="001D316D" w:rsidRPr="008C444A">
        <w:t>dependencies</w:t>
      </w:r>
      <w:r w:rsidR="009E0FF6">
        <w:t xml:space="preserve"> </w:t>
      </w:r>
      <w:r w:rsidR="001D316D" w:rsidRPr="008C444A">
        <w:t>between</w:t>
      </w:r>
      <w:r w:rsidR="009E0FF6">
        <w:t xml:space="preserve"> </w:t>
      </w:r>
      <w:r w:rsidR="001D316D" w:rsidRPr="008C444A">
        <w:t>elements.</w:t>
      </w:r>
      <w:r w:rsidR="009E0FF6">
        <w:t xml:space="preserve"> </w:t>
      </w:r>
    </w:p>
    <w:p w:rsidR="001D316D" w:rsidRPr="008C444A" w:rsidRDefault="001D316D" w:rsidP="008C444A">
      <w:pPr>
        <w:pStyle w:val="timesnew10"/>
      </w:pPr>
      <w:r w:rsidRPr="008C444A">
        <w:t>“B:</w:t>
      </w:r>
      <w:r w:rsidR="009E0FF6">
        <w:t xml:space="preserve"> </w:t>
      </w:r>
      <w:r w:rsidR="002560EF">
        <w:t>name</w:t>
      </w:r>
      <w:r w:rsidRPr="008C444A">
        <w:t>”</w:t>
      </w:r>
      <w:r w:rsidR="009E0FF6">
        <w:t xml:space="preserve"> </w:t>
      </w:r>
      <w:r w:rsidRPr="008C444A">
        <w:t>means</w:t>
      </w:r>
      <w:r w:rsidR="009E0FF6">
        <w:t xml:space="preserve"> </w:t>
      </w:r>
      <w:r w:rsidRPr="008C444A">
        <w:t>buttons</w:t>
      </w:r>
      <w:r w:rsidR="009E0FF6">
        <w:t xml:space="preserve"> </w:t>
      </w:r>
      <w:r w:rsidRPr="008C444A">
        <w:t>and</w:t>
      </w:r>
      <w:r w:rsidR="009E0FF6">
        <w:t xml:space="preserve"> </w:t>
      </w:r>
      <w:r w:rsidRPr="008C444A">
        <w:t>their</w:t>
      </w:r>
      <w:r w:rsidR="009E0FF6">
        <w:t xml:space="preserve"> </w:t>
      </w:r>
      <w:r w:rsidRPr="008C444A">
        <w:t>name</w:t>
      </w:r>
      <w:r w:rsidR="000C44D5">
        <w:t>s</w:t>
      </w:r>
      <w:r w:rsidRPr="008C444A">
        <w:t>.</w:t>
      </w:r>
    </w:p>
    <w:p w:rsidR="00B05F79" w:rsidRDefault="00E83DDF" w:rsidP="00A77EAB">
      <w:pPr>
        <w:pStyle w:val="timesnew10"/>
      </w:pPr>
      <w:r>
        <w:rPr>
          <w:rStyle w:val="timesnew100"/>
        </w:rPr>
        <w:t>The c</w:t>
      </w:r>
      <w:r w:rsidR="001D316D" w:rsidRPr="008C444A">
        <w:rPr>
          <w:rStyle w:val="timesnew100"/>
        </w:rPr>
        <w:t>amera</w:t>
      </w:r>
      <w:r w:rsidR="009E0FF6">
        <w:rPr>
          <w:rStyle w:val="timesnew100"/>
        </w:rPr>
        <w:t xml:space="preserve"> </w:t>
      </w:r>
      <w:r w:rsidR="001D316D" w:rsidRPr="008C444A">
        <w:rPr>
          <w:rStyle w:val="timesnew100"/>
        </w:rPr>
        <w:t>can</w:t>
      </w:r>
      <w:r w:rsidR="009E0FF6">
        <w:rPr>
          <w:rStyle w:val="timesnew100"/>
        </w:rPr>
        <w:t xml:space="preserve"> </w:t>
      </w:r>
      <w:r w:rsidR="001D316D" w:rsidRPr="008C444A">
        <w:rPr>
          <w:rStyle w:val="timesnew100"/>
        </w:rPr>
        <w:t>be</w:t>
      </w:r>
      <w:r w:rsidR="009E0FF6">
        <w:rPr>
          <w:rStyle w:val="timesnew100"/>
        </w:rPr>
        <w:t xml:space="preserve"> </w:t>
      </w:r>
      <w:r w:rsidR="001D316D" w:rsidRPr="008C444A">
        <w:rPr>
          <w:rStyle w:val="timesnew100"/>
        </w:rPr>
        <w:t>turned</w:t>
      </w:r>
      <w:r w:rsidR="009E0FF6">
        <w:rPr>
          <w:rStyle w:val="timesnew100"/>
        </w:rPr>
        <w:t xml:space="preserve"> </w:t>
      </w:r>
      <w:r w:rsidR="001D316D" w:rsidRPr="008C444A">
        <w:rPr>
          <w:rStyle w:val="timesnew100"/>
        </w:rPr>
        <w:t>on</w:t>
      </w:r>
      <w:r w:rsidR="009E0FF6">
        <w:rPr>
          <w:rStyle w:val="timesnew100"/>
        </w:rPr>
        <w:t xml:space="preserve"> </w:t>
      </w:r>
      <w:r w:rsidR="00982CF4">
        <w:rPr>
          <w:rStyle w:val="timesnew100"/>
        </w:rPr>
        <w:t>by</w:t>
      </w:r>
      <w:r w:rsidR="009E0FF6">
        <w:rPr>
          <w:rStyle w:val="timesnew100"/>
        </w:rPr>
        <w:t xml:space="preserve"> </w:t>
      </w:r>
      <w:r w:rsidR="00982CF4">
        <w:rPr>
          <w:rStyle w:val="timesnew100"/>
        </w:rPr>
        <w:t>pushing</w:t>
      </w:r>
      <w:r w:rsidR="009E0FF6">
        <w:rPr>
          <w:rStyle w:val="timesnew100"/>
        </w:rPr>
        <w:t xml:space="preserve"> </w:t>
      </w:r>
      <w:r w:rsidR="001D316D" w:rsidRPr="008C444A">
        <w:rPr>
          <w:rStyle w:val="timesnew100"/>
        </w:rPr>
        <w:t>the</w:t>
      </w:r>
      <w:r w:rsidR="009E0FF6">
        <w:rPr>
          <w:rStyle w:val="timesnew100"/>
        </w:rPr>
        <w:t xml:space="preserve"> </w:t>
      </w:r>
      <w:r w:rsidR="001D316D" w:rsidRPr="008C444A">
        <w:rPr>
          <w:rStyle w:val="timesnew100"/>
        </w:rPr>
        <w:t>button</w:t>
      </w:r>
      <w:r w:rsidR="009E0FF6">
        <w:rPr>
          <w:rStyle w:val="timesnew100"/>
        </w:rPr>
        <w:t xml:space="preserve"> </w:t>
      </w:r>
      <w:r w:rsidR="00AA76AE">
        <w:rPr>
          <w:rStyle w:val="timesnew100"/>
        </w:rPr>
        <w:t>startCam</w:t>
      </w:r>
      <w:r w:rsidR="001D316D" w:rsidRPr="008C444A">
        <w:rPr>
          <w:rStyle w:val="timesnew100"/>
        </w:rPr>
        <w:t>.</w:t>
      </w:r>
      <w:r w:rsidR="009E0FF6">
        <w:rPr>
          <w:rStyle w:val="timesnew100"/>
        </w:rPr>
        <w:t xml:space="preserve"> </w:t>
      </w:r>
      <w:r w:rsidR="00EB283E">
        <w:rPr>
          <w:rStyle w:val="timesnew100"/>
        </w:rPr>
        <w:t>The c</w:t>
      </w:r>
      <w:r w:rsidR="001D316D" w:rsidRPr="008C444A">
        <w:rPr>
          <w:rStyle w:val="timesnew100"/>
        </w:rPr>
        <w:t>anny</w:t>
      </w:r>
      <w:r w:rsidR="009E0FF6">
        <w:rPr>
          <w:rStyle w:val="timesnew100"/>
        </w:rPr>
        <w:t xml:space="preserve"> </w:t>
      </w:r>
      <w:r w:rsidR="001D316D" w:rsidRPr="008C444A">
        <w:rPr>
          <w:rStyle w:val="timesnew100"/>
        </w:rPr>
        <w:t>algorithm</w:t>
      </w:r>
      <w:r w:rsidR="009E0FF6">
        <w:rPr>
          <w:rStyle w:val="timesnew100"/>
        </w:rPr>
        <w:t xml:space="preserve"> </w:t>
      </w:r>
      <w:r w:rsidR="001D316D" w:rsidRPr="008C444A">
        <w:rPr>
          <w:rStyle w:val="timesnew100"/>
        </w:rPr>
        <w:t>gets</w:t>
      </w:r>
      <w:r w:rsidR="009E0FF6">
        <w:rPr>
          <w:rStyle w:val="timesnew100"/>
        </w:rPr>
        <w:t xml:space="preserve"> </w:t>
      </w:r>
      <w:r w:rsidR="001D316D" w:rsidRPr="008C444A">
        <w:rPr>
          <w:rStyle w:val="timesnew100"/>
        </w:rPr>
        <w:t>input</w:t>
      </w:r>
      <w:r w:rsidR="009E0FF6">
        <w:rPr>
          <w:rStyle w:val="timesnew100"/>
        </w:rPr>
        <w:t xml:space="preserve"> </w:t>
      </w:r>
      <w:r w:rsidR="001D316D" w:rsidRPr="008C444A">
        <w:rPr>
          <w:rStyle w:val="timesnew100"/>
        </w:rPr>
        <w:t>values</w:t>
      </w:r>
      <w:r w:rsidR="009E0FF6">
        <w:rPr>
          <w:rStyle w:val="timesnew100"/>
        </w:rPr>
        <w:t xml:space="preserve"> </w:t>
      </w:r>
      <w:r w:rsidR="001D316D" w:rsidRPr="008C444A">
        <w:rPr>
          <w:rStyle w:val="timesnew100"/>
        </w:rPr>
        <w:t>depending</w:t>
      </w:r>
      <w:r w:rsidR="009E0FF6">
        <w:rPr>
          <w:rStyle w:val="timesnew100"/>
        </w:rPr>
        <w:t xml:space="preserve"> </w:t>
      </w:r>
      <w:r w:rsidR="001D316D" w:rsidRPr="008C444A">
        <w:rPr>
          <w:rStyle w:val="timesnew100"/>
        </w:rPr>
        <w:t>on</w:t>
      </w:r>
      <w:r w:rsidR="009E0FF6">
        <w:rPr>
          <w:rStyle w:val="timesnew100"/>
        </w:rPr>
        <w:t xml:space="preserve"> </w:t>
      </w:r>
      <w:r w:rsidR="00A87A00">
        <w:rPr>
          <w:rStyle w:val="timesnew100"/>
        </w:rPr>
        <w:t xml:space="preserve">the </w:t>
      </w:r>
      <w:r w:rsidR="001D316D" w:rsidRPr="008C444A">
        <w:rPr>
          <w:rStyle w:val="timesnew100"/>
        </w:rPr>
        <w:t>number</w:t>
      </w:r>
      <w:r w:rsidR="009E0FF6">
        <w:rPr>
          <w:rStyle w:val="timesnew100"/>
        </w:rPr>
        <w:t xml:space="preserve"> </w:t>
      </w:r>
      <w:r w:rsidR="001D316D" w:rsidRPr="008C444A">
        <w:rPr>
          <w:rStyle w:val="timesnew100"/>
        </w:rPr>
        <w:t>of</w:t>
      </w:r>
      <w:r w:rsidR="009E0FF6">
        <w:rPr>
          <w:rStyle w:val="timesnew100"/>
        </w:rPr>
        <w:t xml:space="preserve"> </w:t>
      </w:r>
      <w:r w:rsidR="00774FE9">
        <w:rPr>
          <w:rStyle w:val="timesnew100"/>
        </w:rPr>
        <w:t xml:space="preserve">pushed </w:t>
      </w:r>
      <w:r w:rsidR="001D316D" w:rsidRPr="008C444A">
        <w:rPr>
          <w:rStyle w:val="timesnew100"/>
        </w:rPr>
        <w:t>button</w:t>
      </w:r>
      <w:r w:rsidR="00774FE9">
        <w:rPr>
          <w:rStyle w:val="timesnew100"/>
        </w:rPr>
        <w:t>s</w:t>
      </w:r>
      <w:r w:rsidR="009E0FF6">
        <w:rPr>
          <w:rStyle w:val="timesnew100"/>
        </w:rPr>
        <w:t xml:space="preserve"> </w:t>
      </w:r>
      <w:r w:rsidR="001D316D" w:rsidRPr="008C444A">
        <w:rPr>
          <w:rStyle w:val="timesnew100"/>
        </w:rPr>
        <w:t>(XY,</w:t>
      </w:r>
      <w:r w:rsidR="009E0FF6">
        <w:rPr>
          <w:rStyle w:val="timesnew100"/>
        </w:rPr>
        <w:t xml:space="preserve"> </w:t>
      </w:r>
      <w:r w:rsidR="001D316D" w:rsidRPr="008C444A">
        <w:rPr>
          <w:rStyle w:val="timesnew100"/>
        </w:rPr>
        <w:t>X,</w:t>
      </w:r>
      <w:r w:rsidR="009E0FF6">
        <w:rPr>
          <w:rStyle w:val="timesnew100"/>
        </w:rPr>
        <w:t xml:space="preserve"> </w:t>
      </w:r>
      <w:r w:rsidR="001D316D" w:rsidRPr="008C444A">
        <w:rPr>
          <w:rStyle w:val="timesnew100"/>
        </w:rPr>
        <w:t>Y,</w:t>
      </w:r>
      <w:r w:rsidR="009E0FF6">
        <w:rPr>
          <w:rStyle w:val="timesnew100"/>
        </w:rPr>
        <w:t xml:space="preserve"> </w:t>
      </w:r>
      <w:r w:rsidR="001D316D" w:rsidRPr="008C444A">
        <w:rPr>
          <w:rStyle w:val="timesnew100"/>
        </w:rPr>
        <w:t>th1,</w:t>
      </w:r>
      <w:r w:rsidR="009E0FF6">
        <w:rPr>
          <w:rStyle w:val="timesnew100"/>
        </w:rPr>
        <w:t xml:space="preserve"> </w:t>
      </w:r>
      <w:r w:rsidR="001D316D" w:rsidRPr="008C444A">
        <w:rPr>
          <w:rStyle w:val="timesnew100"/>
        </w:rPr>
        <w:t>th2,</w:t>
      </w:r>
      <w:r w:rsidR="009E0FF6">
        <w:rPr>
          <w:rStyle w:val="timesnew100"/>
        </w:rPr>
        <w:t xml:space="preserve"> </w:t>
      </w:r>
      <w:r w:rsidR="00CB4A81">
        <w:rPr>
          <w:rStyle w:val="timesnew100"/>
        </w:rPr>
        <w:t>downloadImg</w:t>
      </w:r>
      <w:r w:rsidR="001D316D" w:rsidRPr="008C444A">
        <w:rPr>
          <w:rStyle w:val="timesnew100"/>
        </w:rPr>
        <w:t>).</w:t>
      </w:r>
      <w:r w:rsidR="00C032E0">
        <w:rPr>
          <w:rStyle w:val="timesnew100"/>
        </w:rPr>
        <w:t xml:space="preserve"> Button downloadImg downloads an image which placed in the same package with name image.</w:t>
      </w:r>
      <w:r w:rsidR="00594267">
        <w:rPr>
          <w:rStyle w:val="timesnew100"/>
        </w:rPr>
        <w:t xml:space="preserve">jpg. This image will be used by Canny algorithm instead of </w:t>
      </w:r>
      <w:r w:rsidR="00E63DA1">
        <w:rPr>
          <w:rStyle w:val="timesnew100"/>
        </w:rPr>
        <w:t xml:space="preserve">the </w:t>
      </w:r>
      <w:r w:rsidR="00594267">
        <w:rPr>
          <w:rStyle w:val="timesnew100"/>
        </w:rPr>
        <w:t>camera’s images.</w:t>
      </w:r>
      <w:r w:rsidR="009E0FF6">
        <w:rPr>
          <w:rStyle w:val="timesnew100"/>
        </w:rPr>
        <w:t xml:space="preserve"> </w:t>
      </w:r>
      <w:r w:rsidR="0067256D">
        <w:rPr>
          <w:rStyle w:val="timesnew100"/>
        </w:rPr>
        <w:t>The i</w:t>
      </w:r>
      <w:r w:rsidR="0067256D" w:rsidRPr="008C444A">
        <w:rPr>
          <w:rStyle w:val="timesnew100"/>
        </w:rPr>
        <w:t>mage</w:t>
      </w:r>
      <w:r w:rsidR="0067256D">
        <w:rPr>
          <w:rStyle w:val="timesnew100"/>
        </w:rPr>
        <w:t xml:space="preserve"> </w:t>
      </w:r>
      <w:r w:rsidR="0067256D" w:rsidRPr="008C444A">
        <w:rPr>
          <w:rStyle w:val="timesnew100"/>
        </w:rPr>
        <w:t>window</w:t>
      </w:r>
      <w:r w:rsidR="0067256D">
        <w:rPr>
          <w:rStyle w:val="timesnew100"/>
        </w:rPr>
        <w:t xml:space="preserve"> displays </w:t>
      </w:r>
      <w:r w:rsidR="00E63DA1">
        <w:rPr>
          <w:rStyle w:val="timesnew100"/>
        </w:rPr>
        <w:t xml:space="preserve">the </w:t>
      </w:r>
      <w:r w:rsidR="0067256D">
        <w:rPr>
          <w:rStyle w:val="timesnew100"/>
        </w:rPr>
        <w:t xml:space="preserve">Canny algorithm’s </w:t>
      </w:r>
      <w:r w:rsidR="00DF5E66">
        <w:rPr>
          <w:rStyle w:val="timesnew100"/>
        </w:rPr>
        <w:t>or F</w:t>
      </w:r>
      <w:r w:rsidR="0067256D">
        <w:rPr>
          <w:rStyle w:val="timesnew100"/>
        </w:rPr>
        <w:t xml:space="preserve">eature extraction algorithm’s results. </w:t>
      </w:r>
      <w:r w:rsidR="00AA76AE">
        <w:rPr>
          <w:rStyle w:val="timesnew100"/>
        </w:rPr>
        <w:t>The i</w:t>
      </w:r>
      <w:r w:rsidR="001D316D" w:rsidRPr="008C444A">
        <w:rPr>
          <w:rStyle w:val="timesnew100"/>
        </w:rPr>
        <w:t>mage</w:t>
      </w:r>
      <w:r w:rsidR="009E0FF6">
        <w:rPr>
          <w:rStyle w:val="timesnew100"/>
        </w:rPr>
        <w:t xml:space="preserve"> </w:t>
      </w:r>
      <w:r w:rsidR="001D316D" w:rsidRPr="008C444A">
        <w:rPr>
          <w:rStyle w:val="timesnew100"/>
        </w:rPr>
        <w:t>window</w:t>
      </w:r>
      <w:r w:rsidR="009E0FF6">
        <w:rPr>
          <w:rStyle w:val="timesnew100"/>
        </w:rPr>
        <w:t xml:space="preserve"> </w:t>
      </w:r>
      <w:r w:rsidR="001D316D" w:rsidRPr="008C444A">
        <w:rPr>
          <w:rStyle w:val="timesnew100"/>
        </w:rPr>
        <w:t>gets</w:t>
      </w:r>
      <w:r w:rsidR="009E0FF6">
        <w:rPr>
          <w:rStyle w:val="timesnew100"/>
        </w:rPr>
        <w:t xml:space="preserve"> </w:t>
      </w:r>
      <w:r w:rsidR="001D316D" w:rsidRPr="008C444A">
        <w:rPr>
          <w:rStyle w:val="timesnew100"/>
        </w:rPr>
        <w:t>images</w:t>
      </w:r>
      <w:r w:rsidR="009E0FF6">
        <w:rPr>
          <w:rStyle w:val="timesnew100"/>
        </w:rPr>
        <w:t xml:space="preserve"> </w:t>
      </w:r>
      <w:r w:rsidR="001D316D" w:rsidRPr="008C444A">
        <w:rPr>
          <w:rStyle w:val="timesnew100"/>
        </w:rPr>
        <w:t>from</w:t>
      </w:r>
      <w:r w:rsidR="009E0FF6">
        <w:rPr>
          <w:rStyle w:val="timesnew100"/>
        </w:rPr>
        <w:t xml:space="preserve"> </w:t>
      </w:r>
      <w:r w:rsidR="00AA76AE">
        <w:rPr>
          <w:rStyle w:val="timesnew100"/>
        </w:rPr>
        <w:t xml:space="preserve">the </w:t>
      </w:r>
      <w:r w:rsidR="00DF5E66">
        <w:rPr>
          <w:rStyle w:val="timesnew100"/>
        </w:rPr>
        <w:t>C</w:t>
      </w:r>
      <w:r w:rsidR="001D316D" w:rsidRPr="008C444A">
        <w:rPr>
          <w:rStyle w:val="timesnew100"/>
        </w:rPr>
        <w:t>anny</w:t>
      </w:r>
      <w:r w:rsidR="009E0FF6">
        <w:rPr>
          <w:rStyle w:val="timesnew100"/>
        </w:rPr>
        <w:t xml:space="preserve"> </w:t>
      </w:r>
      <w:r w:rsidR="001D316D" w:rsidRPr="008C444A">
        <w:rPr>
          <w:rStyle w:val="timesnew100"/>
        </w:rPr>
        <w:t>algorithm</w:t>
      </w:r>
      <w:r w:rsidR="009E0FF6">
        <w:rPr>
          <w:rStyle w:val="timesnew100"/>
        </w:rPr>
        <w:t xml:space="preserve"> </w:t>
      </w:r>
      <w:r w:rsidR="001D316D" w:rsidRPr="008C444A">
        <w:rPr>
          <w:rStyle w:val="timesnew100"/>
        </w:rPr>
        <w:t>or</w:t>
      </w:r>
      <w:r w:rsidR="009E0FF6">
        <w:rPr>
          <w:rStyle w:val="timesnew100"/>
        </w:rPr>
        <w:t xml:space="preserve"> </w:t>
      </w:r>
      <w:r w:rsidR="00AA76AE">
        <w:rPr>
          <w:rStyle w:val="timesnew100"/>
        </w:rPr>
        <w:t xml:space="preserve">the </w:t>
      </w:r>
      <w:r w:rsidR="00512745">
        <w:t>F</w:t>
      </w:r>
      <w:r w:rsidR="00873F36">
        <w:t>eature extraction algorithm</w:t>
      </w:r>
      <w:r w:rsidR="001D316D" w:rsidRPr="00316CC8">
        <w:rPr>
          <w:rStyle w:val="timesnew100"/>
          <w:highlight w:val="yellow"/>
        </w:rPr>
        <w:t>.</w:t>
      </w:r>
      <w:r w:rsidR="00A87A00" w:rsidRPr="00316CC8">
        <w:rPr>
          <w:rStyle w:val="timesnew100"/>
          <w:highlight w:val="yellow"/>
        </w:rPr>
        <w:t xml:space="preserve"> </w:t>
      </w:r>
      <w:r w:rsidR="00B079F3">
        <w:rPr>
          <w:rStyle w:val="timesnew100"/>
        </w:rPr>
        <w:t xml:space="preserve">The </w:t>
      </w:r>
      <w:r w:rsidR="00873F36">
        <w:t>F</w:t>
      </w:r>
      <w:r w:rsidR="00873F36">
        <w:t>eature extraction algorithm</w:t>
      </w:r>
      <w:r w:rsidR="00873F36">
        <w:rPr>
          <w:rStyle w:val="timesnew100"/>
        </w:rPr>
        <w:t xml:space="preserve"> </w:t>
      </w:r>
      <w:r w:rsidR="00A87A00">
        <w:rPr>
          <w:rStyle w:val="timesnew100"/>
        </w:rPr>
        <w:t xml:space="preserve">is an algorithm for extracting </w:t>
      </w:r>
      <w:r w:rsidR="00980F1E">
        <w:rPr>
          <w:rStyle w:val="timesnew100"/>
        </w:rPr>
        <w:t xml:space="preserve">the </w:t>
      </w:r>
      <w:r w:rsidR="00A87A00">
        <w:rPr>
          <w:rStyle w:val="timesnew100"/>
        </w:rPr>
        <w:t>image`s main</w:t>
      </w:r>
      <w:r w:rsidR="00AD4D12">
        <w:rPr>
          <w:rStyle w:val="timesnew100"/>
        </w:rPr>
        <w:t xml:space="preserve"> feature’s</w:t>
      </w:r>
      <w:r w:rsidR="00A87A00">
        <w:rPr>
          <w:rStyle w:val="timesnew100"/>
        </w:rPr>
        <w:t xml:space="preserve"> points</w:t>
      </w:r>
      <w:r w:rsidR="00B7782F">
        <w:rPr>
          <w:rStyle w:val="timesnew100"/>
        </w:rPr>
        <w:t xml:space="preserve"> described above</w:t>
      </w:r>
      <w:r w:rsidR="00A87A00">
        <w:rPr>
          <w:rStyle w:val="timesnew100"/>
        </w:rPr>
        <w:t>.</w:t>
      </w:r>
      <w:r w:rsidR="001E5A92">
        <w:rPr>
          <w:rStyle w:val="timesnew100"/>
        </w:rPr>
        <w:t xml:space="preserve"> The</w:t>
      </w:r>
      <w:r w:rsidR="009E0FF6">
        <w:rPr>
          <w:rStyle w:val="timesnew100"/>
        </w:rPr>
        <w:t xml:space="preserve"> </w:t>
      </w:r>
      <w:r w:rsidR="00873F36">
        <w:t>F</w:t>
      </w:r>
      <w:r w:rsidR="00873F36">
        <w:t>eature extraction algorithm</w:t>
      </w:r>
      <w:r w:rsidR="00873F36" w:rsidRPr="008C444A">
        <w:rPr>
          <w:rStyle w:val="timesnew100"/>
        </w:rPr>
        <w:t xml:space="preserve"> </w:t>
      </w:r>
      <w:r w:rsidR="001D316D" w:rsidRPr="008C444A">
        <w:rPr>
          <w:rStyle w:val="timesnew100"/>
        </w:rPr>
        <w:t>saves</w:t>
      </w:r>
      <w:r w:rsidR="009E0FF6">
        <w:rPr>
          <w:rStyle w:val="timesnew100"/>
        </w:rPr>
        <w:t xml:space="preserve"> </w:t>
      </w:r>
      <w:r w:rsidR="001D316D" w:rsidRPr="008C444A">
        <w:rPr>
          <w:rStyle w:val="timesnew100"/>
        </w:rPr>
        <w:t>result</w:t>
      </w:r>
      <w:r w:rsidR="009E0FF6">
        <w:rPr>
          <w:rStyle w:val="timesnew100"/>
        </w:rPr>
        <w:t xml:space="preserve"> </w:t>
      </w:r>
      <w:r w:rsidR="001D316D" w:rsidRPr="008C444A">
        <w:rPr>
          <w:rStyle w:val="timesnew100"/>
        </w:rPr>
        <w:t>image</w:t>
      </w:r>
      <w:r w:rsidR="009E0FF6">
        <w:rPr>
          <w:rStyle w:val="timesnew100"/>
        </w:rPr>
        <w:t xml:space="preserve"> </w:t>
      </w:r>
      <w:r w:rsidR="001D316D" w:rsidRPr="008C444A">
        <w:rPr>
          <w:rStyle w:val="timesnew100"/>
        </w:rPr>
        <w:t>with</w:t>
      </w:r>
      <w:r w:rsidR="009E0FF6">
        <w:rPr>
          <w:rStyle w:val="timesnew100"/>
        </w:rPr>
        <w:t xml:space="preserve"> </w:t>
      </w:r>
      <w:r w:rsidR="00F96B33">
        <w:rPr>
          <w:rStyle w:val="timesnew100"/>
        </w:rPr>
        <w:t xml:space="preserve">the </w:t>
      </w:r>
      <w:r w:rsidR="001D316D" w:rsidRPr="008C444A">
        <w:rPr>
          <w:rStyle w:val="timesnew100"/>
        </w:rPr>
        <w:t>name</w:t>
      </w:r>
      <w:r w:rsidR="009E0FF6">
        <w:rPr>
          <w:rStyle w:val="timesnew100"/>
        </w:rPr>
        <w:t xml:space="preserve"> </w:t>
      </w:r>
      <w:r w:rsidR="001D316D" w:rsidRPr="008C444A">
        <w:rPr>
          <w:rStyle w:val="timesnew100"/>
        </w:rPr>
        <w:t>saved.png</w:t>
      </w:r>
      <w:r w:rsidR="009E0FF6">
        <w:rPr>
          <w:rStyle w:val="timesnew100"/>
        </w:rPr>
        <w:t xml:space="preserve"> </w:t>
      </w:r>
      <w:r w:rsidR="001D316D" w:rsidRPr="008C444A">
        <w:rPr>
          <w:rStyle w:val="timesnew100"/>
        </w:rPr>
        <w:t>and</w:t>
      </w:r>
      <w:r w:rsidR="009E0FF6">
        <w:rPr>
          <w:rStyle w:val="timesnew100"/>
        </w:rPr>
        <w:t xml:space="preserve"> </w:t>
      </w:r>
      <w:r w:rsidR="001D316D" w:rsidRPr="008C444A">
        <w:rPr>
          <w:rStyle w:val="timesnew100"/>
        </w:rPr>
        <w:lastRenderedPageBreak/>
        <w:t>points</w:t>
      </w:r>
      <w:r w:rsidR="009E0FF6">
        <w:rPr>
          <w:rStyle w:val="timesnew100"/>
        </w:rPr>
        <w:t xml:space="preserve"> </w:t>
      </w:r>
      <w:r w:rsidR="001D316D" w:rsidRPr="008C444A">
        <w:rPr>
          <w:rStyle w:val="timesnew100"/>
        </w:rPr>
        <w:t>to</w:t>
      </w:r>
      <w:r w:rsidR="009E0FF6">
        <w:rPr>
          <w:rStyle w:val="timesnew100"/>
        </w:rPr>
        <w:t xml:space="preserve"> </w:t>
      </w:r>
      <w:r w:rsidR="001D316D" w:rsidRPr="008C444A">
        <w:rPr>
          <w:rStyle w:val="timesnew100"/>
        </w:rPr>
        <w:t>the</w:t>
      </w:r>
      <w:r w:rsidR="009E0FF6">
        <w:rPr>
          <w:rStyle w:val="timesnew100"/>
        </w:rPr>
        <w:t xml:space="preserve"> </w:t>
      </w:r>
      <w:r w:rsidR="001D316D" w:rsidRPr="008C444A">
        <w:rPr>
          <w:rStyle w:val="timesnew100"/>
        </w:rPr>
        <w:t>file</w:t>
      </w:r>
      <w:r w:rsidR="009E0FF6">
        <w:rPr>
          <w:rStyle w:val="timesnew100"/>
        </w:rPr>
        <w:t xml:space="preserve"> </w:t>
      </w:r>
      <w:r w:rsidR="001D316D" w:rsidRPr="008C444A">
        <w:rPr>
          <w:rStyle w:val="timesnew100"/>
        </w:rPr>
        <w:t>points.txt,</w:t>
      </w:r>
      <w:r w:rsidR="009E0FF6">
        <w:rPr>
          <w:rStyle w:val="timesnew100"/>
        </w:rPr>
        <w:t xml:space="preserve"> </w:t>
      </w:r>
      <w:r w:rsidR="001D316D" w:rsidRPr="008C444A">
        <w:rPr>
          <w:rStyle w:val="timesnew100"/>
        </w:rPr>
        <w:t>also</w:t>
      </w:r>
      <w:r w:rsidR="009E0FF6">
        <w:rPr>
          <w:rStyle w:val="timesnew100"/>
        </w:rPr>
        <w:t xml:space="preserve"> </w:t>
      </w:r>
      <w:r w:rsidR="001D316D" w:rsidRPr="008C444A">
        <w:rPr>
          <w:rStyle w:val="timesnew100"/>
        </w:rPr>
        <w:t>it</w:t>
      </w:r>
      <w:r w:rsidR="009E0FF6">
        <w:rPr>
          <w:rStyle w:val="timesnew100"/>
        </w:rPr>
        <w:t xml:space="preserve"> </w:t>
      </w:r>
      <w:r w:rsidR="001D316D" w:rsidRPr="008C444A">
        <w:rPr>
          <w:rStyle w:val="timesnew100"/>
        </w:rPr>
        <w:t>sends</w:t>
      </w:r>
      <w:r w:rsidR="009E0FF6">
        <w:rPr>
          <w:rStyle w:val="timesnew100"/>
        </w:rPr>
        <w:t xml:space="preserve"> </w:t>
      </w:r>
      <w:r w:rsidR="001D316D" w:rsidRPr="008C444A">
        <w:rPr>
          <w:rStyle w:val="timesnew100"/>
        </w:rPr>
        <w:t>logs</w:t>
      </w:r>
      <w:r w:rsidR="009E0FF6">
        <w:rPr>
          <w:rStyle w:val="timesnew100"/>
        </w:rPr>
        <w:t xml:space="preserve"> </w:t>
      </w:r>
      <w:r w:rsidR="001D316D" w:rsidRPr="008C444A">
        <w:rPr>
          <w:rStyle w:val="timesnew100"/>
        </w:rPr>
        <w:t>to</w:t>
      </w:r>
      <w:r w:rsidR="009E0FF6">
        <w:rPr>
          <w:rStyle w:val="timesnew100"/>
        </w:rPr>
        <w:t xml:space="preserve"> </w:t>
      </w:r>
      <w:r w:rsidR="0065366C">
        <w:rPr>
          <w:rStyle w:val="timesnew100"/>
        </w:rPr>
        <w:t xml:space="preserve">the </w:t>
      </w:r>
      <w:r w:rsidR="001D316D" w:rsidRPr="008C444A">
        <w:rPr>
          <w:rStyle w:val="timesnew100"/>
        </w:rPr>
        <w:t>logging</w:t>
      </w:r>
      <w:r w:rsidR="009E0FF6">
        <w:rPr>
          <w:rStyle w:val="timesnew100"/>
        </w:rPr>
        <w:t xml:space="preserve"> </w:t>
      </w:r>
      <w:r w:rsidR="001D316D" w:rsidRPr="008C444A">
        <w:rPr>
          <w:rStyle w:val="timesnew100"/>
        </w:rPr>
        <w:t>element.</w:t>
      </w:r>
      <w:r w:rsidR="00EE2553">
        <w:rPr>
          <w:rStyle w:val="timesnew100"/>
        </w:rPr>
        <w:t xml:space="preserve"> </w:t>
      </w:r>
      <w:r w:rsidR="00AA76AE">
        <w:rPr>
          <w:rStyle w:val="timesnew100"/>
        </w:rPr>
        <w:t>The s</w:t>
      </w:r>
      <w:r w:rsidR="001D316D" w:rsidRPr="008C444A">
        <w:rPr>
          <w:rStyle w:val="timesnew100"/>
        </w:rPr>
        <w:t>erver</w:t>
      </w:r>
      <w:r w:rsidR="009E0FF6">
        <w:rPr>
          <w:rStyle w:val="timesnew100"/>
        </w:rPr>
        <w:t xml:space="preserve"> </w:t>
      </w:r>
      <w:r w:rsidR="001D316D" w:rsidRPr="008C444A">
        <w:rPr>
          <w:rStyle w:val="timesnew100"/>
        </w:rPr>
        <w:t>can</w:t>
      </w:r>
      <w:r w:rsidR="009E0FF6">
        <w:rPr>
          <w:rStyle w:val="timesnew100"/>
        </w:rPr>
        <w:t xml:space="preserve"> </w:t>
      </w:r>
      <w:r w:rsidR="001D316D" w:rsidRPr="008C444A">
        <w:rPr>
          <w:rStyle w:val="timesnew100"/>
        </w:rPr>
        <w:t>be</w:t>
      </w:r>
      <w:r w:rsidR="009E0FF6">
        <w:rPr>
          <w:rStyle w:val="timesnew100"/>
        </w:rPr>
        <w:t xml:space="preserve"> </w:t>
      </w:r>
      <w:r w:rsidR="001D316D" w:rsidRPr="008C444A">
        <w:rPr>
          <w:rStyle w:val="timesnew100"/>
        </w:rPr>
        <w:t>started</w:t>
      </w:r>
      <w:r w:rsidR="009E0FF6">
        <w:rPr>
          <w:rStyle w:val="timesnew100"/>
        </w:rPr>
        <w:t xml:space="preserve"> </w:t>
      </w:r>
      <w:r w:rsidR="001D316D" w:rsidRPr="008C444A">
        <w:rPr>
          <w:rStyle w:val="timesnew100"/>
        </w:rPr>
        <w:t>by</w:t>
      </w:r>
      <w:r w:rsidR="009E0FF6">
        <w:rPr>
          <w:rStyle w:val="timesnew100"/>
        </w:rPr>
        <w:t xml:space="preserve"> </w:t>
      </w:r>
      <w:r w:rsidR="001D316D" w:rsidRPr="008C444A">
        <w:rPr>
          <w:rStyle w:val="timesnew100"/>
        </w:rPr>
        <w:t>startServer</w:t>
      </w:r>
      <w:r w:rsidR="009E0FF6">
        <w:rPr>
          <w:rStyle w:val="timesnew100"/>
        </w:rPr>
        <w:t xml:space="preserve"> </w:t>
      </w:r>
      <w:del w:id="140" w:author="Пользователь Windows" w:date="2019-06-14T18:09:00Z">
        <w:r w:rsidR="001D316D" w:rsidRPr="008C444A" w:rsidDel="00524533">
          <w:rPr>
            <w:rStyle w:val="timesnew100"/>
          </w:rPr>
          <w:delText>button</w:delText>
        </w:r>
        <w:r w:rsidR="00235BFA" w:rsidDel="00524533">
          <w:rPr>
            <w:rStyle w:val="timesnew100"/>
          </w:rPr>
          <w:delText>,</w:delText>
        </w:r>
      </w:del>
      <w:ins w:id="141" w:author="Пользователь Windows" w:date="2019-06-14T18:09:00Z">
        <w:r w:rsidR="00524533" w:rsidRPr="008C444A">
          <w:rPr>
            <w:rStyle w:val="timesnew100"/>
          </w:rPr>
          <w:t>button</w:t>
        </w:r>
      </w:ins>
      <w:r w:rsidR="00EE2553">
        <w:rPr>
          <w:rStyle w:val="timesnew100"/>
        </w:rPr>
        <w:t xml:space="preserve"> t</w:t>
      </w:r>
      <w:r w:rsidR="00EE2553" w:rsidRPr="00EE2553">
        <w:rPr>
          <w:rStyle w:val="timesnew100"/>
        </w:rPr>
        <w:t>h</w:t>
      </w:r>
      <w:r w:rsidR="00EE2553">
        <w:rPr>
          <w:rStyle w:val="timesnew100"/>
        </w:rPr>
        <w:t>en it</w:t>
      </w:r>
      <w:r w:rsidR="009E0FF6">
        <w:rPr>
          <w:rStyle w:val="timesnew100"/>
        </w:rPr>
        <w:t xml:space="preserve"> </w:t>
      </w:r>
      <w:r w:rsidR="00235BFA">
        <w:rPr>
          <w:rStyle w:val="timesnew100"/>
        </w:rPr>
        <w:t>will</w:t>
      </w:r>
      <w:r w:rsidR="009E0FF6">
        <w:rPr>
          <w:rStyle w:val="timesnew100"/>
        </w:rPr>
        <w:t xml:space="preserve"> </w:t>
      </w:r>
      <w:r w:rsidR="00235BFA">
        <w:rPr>
          <w:rStyle w:val="timesnew100"/>
        </w:rPr>
        <w:t>wait</w:t>
      </w:r>
      <w:r w:rsidR="00DE3956">
        <w:rPr>
          <w:rStyle w:val="timesnew100"/>
        </w:rPr>
        <w:t xml:space="preserve"> for</w:t>
      </w:r>
      <w:r w:rsidR="009E0FF6">
        <w:rPr>
          <w:rStyle w:val="timesnew100"/>
        </w:rPr>
        <w:t xml:space="preserve"> </w:t>
      </w:r>
      <w:r w:rsidR="009E2CC9">
        <w:rPr>
          <w:rStyle w:val="timesnew100"/>
        </w:rPr>
        <w:t xml:space="preserve">the </w:t>
      </w:r>
      <w:r w:rsidR="00235BFA">
        <w:rPr>
          <w:rStyle w:val="timesnew100"/>
        </w:rPr>
        <w:t>client</w:t>
      </w:r>
      <w:r w:rsidR="009E0FF6">
        <w:rPr>
          <w:rStyle w:val="timesnew100"/>
        </w:rPr>
        <w:t xml:space="preserve"> </w:t>
      </w:r>
      <w:r w:rsidR="00235BFA">
        <w:rPr>
          <w:rStyle w:val="timesnew100"/>
        </w:rPr>
        <w:t>connection</w:t>
      </w:r>
      <w:r w:rsidR="00EE2553">
        <w:rPr>
          <w:rStyle w:val="timesnew100"/>
        </w:rPr>
        <w:t xml:space="preserve"> using </w:t>
      </w:r>
      <w:r w:rsidR="007A1A34">
        <w:rPr>
          <w:rStyle w:val="timesnew100"/>
        </w:rPr>
        <w:t xml:space="preserve">the </w:t>
      </w:r>
      <w:r w:rsidR="00EE2553">
        <w:rPr>
          <w:rStyle w:val="timesnew100"/>
        </w:rPr>
        <w:t xml:space="preserve">specified </w:t>
      </w:r>
      <w:r w:rsidR="00DB3124">
        <w:rPr>
          <w:rStyle w:val="timesnew100"/>
        </w:rPr>
        <w:t>IP</w:t>
      </w:r>
      <w:r w:rsidR="00EE2553">
        <w:rPr>
          <w:rStyle w:val="timesnew100"/>
        </w:rPr>
        <w:t xml:space="preserve"> address and</w:t>
      </w:r>
      <w:r w:rsidR="005B5EB4">
        <w:rPr>
          <w:rStyle w:val="timesnew100"/>
        </w:rPr>
        <w:t xml:space="preserve"> the</w:t>
      </w:r>
      <w:r w:rsidR="00EE2553">
        <w:rPr>
          <w:rStyle w:val="timesnew100"/>
        </w:rPr>
        <w:t xml:space="preserve"> concrete port </w:t>
      </w:r>
      <w:r w:rsidR="00EE2553" w:rsidRPr="005B5EB4">
        <w:rPr>
          <w:rStyle w:val="timesnew100"/>
        </w:rPr>
        <w:t>59152</w:t>
      </w:r>
      <w:r w:rsidR="00EE2553">
        <w:rPr>
          <w:rStyle w:val="timesnew100"/>
        </w:rPr>
        <w:t>. A</w:t>
      </w:r>
      <w:r w:rsidR="00235BFA">
        <w:rPr>
          <w:rStyle w:val="timesnew100"/>
        </w:rPr>
        <w:t>fter</w:t>
      </w:r>
      <w:r w:rsidR="009E0FF6">
        <w:rPr>
          <w:rStyle w:val="timesnew100"/>
        </w:rPr>
        <w:t xml:space="preserve"> </w:t>
      </w:r>
      <w:r w:rsidR="00235BFA">
        <w:rPr>
          <w:rStyle w:val="timesnew100"/>
        </w:rPr>
        <w:t>receiving</w:t>
      </w:r>
      <w:r w:rsidR="00EE2553">
        <w:rPr>
          <w:rStyle w:val="timesnew100"/>
        </w:rPr>
        <w:t xml:space="preserve"> </w:t>
      </w:r>
      <w:r w:rsidR="00DB3124">
        <w:rPr>
          <w:rStyle w:val="timesnew100"/>
        </w:rPr>
        <w:t xml:space="preserve">a </w:t>
      </w:r>
      <w:r w:rsidR="00EE2553">
        <w:rPr>
          <w:rStyle w:val="timesnew100"/>
        </w:rPr>
        <w:t>connection</w:t>
      </w:r>
      <w:r w:rsidR="009E0FF6">
        <w:rPr>
          <w:rStyle w:val="timesnew100"/>
        </w:rPr>
        <w:t xml:space="preserve"> </w:t>
      </w:r>
      <w:r w:rsidR="009E2CC9">
        <w:rPr>
          <w:rStyle w:val="timesnew100"/>
        </w:rPr>
        <w:t>the</w:t>
      </w:r>
      <w:r w:rsidR="009E0FF6">
        <w:rPr>
          <w:rStyle w:val="timesnew100"/>
        </w:rPr>
        <w:t xml:space="preserve"> </w:t>
      </w:r>
      <w:r w:rsidR="00235BFA">
        <w:rPr>
          <w:rStyle w:val="timesnew100"/>
        </w:rPr>
        <w:t>server</w:t>
      </w:r>
      <w:r w:rsidR="009E0FF6">
        <w:rPr>
          <w:rStyle w:val="timesnew100"/>
        </w:rPr>
        <w:t xml:space="preserve"> </w:t>
      </w:r>
      <w:r w:rsidR="00235BFA">
        <w:rPr>
          <w:rStyle w:val="timesnew100"/>
        </w:rPr>
        <w:t>starts</w:t>
      </w:r>
      <w:r w:rsidR="009E2CC9" w:rsidRPr="009E2CC9">
        <w:rPr>
          <w:rStyle w:val="timesnew100"/>
        </w:rPr>
        <w:t xml:space="preserve"> </w:t>
      </w:r>
      <w:r w:rsidR="009E2CC9">
        <w:rPr>
          <w:rStyle w:val="timesnew100"/>
        </w:rPr>
        <w:t>to</w:t>
      </w:r>
      <w:r w:rsidR="009E0FF6">
        <w:rPr>
          <w:rStyle w:val="timesnew100"/>
        </w:rPr>
        <w:t xml:space="preserve"> </w:t>
      </w:r>
      <w:r w:rsidR="00235BFA">
        <w:rPr>
          <w:rStyle w:val="timesnew100"/>
        </w:rPr>
        <w:t>transmit</w:t>
      </w:r>
      <w:r w:rsidR="009E0FF6">
        <w:rPr>
          <w:rStyle w:val="timesnew100"/>
        </w:rPr>
        <w:t xml:space="preserve"> </w:t>
      </w:r>
      <w:r w:rsidR="00235BFA">
        <w:rPr>
          <w:rStyle w:val="timesnew100"/>
        </w:rPr>
        <w:t>messages</w:t>
      </w:r>
      <w:r w:rsidR="001D316D" w:rsidRPr="008C444A">
        <w:rPr>
          <w:rStyle w:val="timesnew100"/>
        </w:rPr>
        <w:t>.</w:t>
      </w:r>
      <w:r w:rsidR="009E0FF6">
        <w:rPr>
          <w:rStyle w:val="timesnew100"/>
        </w:rPr>
        <w:t xml:space="preserve"> </w:t>
      </w:r>
      <w:r w:rsidR="001D316D" w:rsidRPr="008C444A">
        <w:rPr>
          <w:rStyle w:val="timesnew100"/>
        </w:rPr>
        <w:t>Buttons</w:t>
      </w:r>
      <w:r w:rsidR="009E0FF6">
        <w:rPr>
          <w:rStyle w:val="timesnew100"/>
        </w:rPr>
        <w:t xml:space="preserve"> </w:t>
      </w:r>
      <w:r w:rsidR="001D316D" w:rsidRPr="008C444A">
        <w:rPr>
          <w:rStyle w:val="timesnew100"/>
        </w:rPr>
        <w:t>pause</w:t>
      </w:r>
      <w:r w:rsidR="009E0FF6">
        <w:rPr>
          <w:rStyle w:val="timesnew100"/>
        </w:rPr>
        <w:t xml:space="preserve"> </w:t>
      </w:r>
      <w:r w:rsidR="001D316D" w:rsidRPr="008C444A">
        <w:rPr>
          <w:rStyle w:val="timesnew100"/>
        </w:rPr>
        <w:t>and</w:t>
      </w:r>
      <w:r w:rsidR="009E0FF6">
        <w:rPr>
          <w:rStyle w:val="timesnew100"/>
        </w:rPr>
        <w:t xml:space="preserve"> </w:t>
      </w:r>
      <w:r w:rsidR="001D316D" w:rsidRPr="008C444A">
        <w:rPr>
          <w:rStyle w:val="timesnew100"/>
        </w:rPr>
        <w:t>rebootS</w:t>
      </w:r>
      <w:r w:rsidR="009E0FF6">
        <w:rPr>
          <w:rStyle w:val="timesnew100"/>
        </w:rPr>
        <w:t xml:space="preserve"> </w:t>
      </w:r>
      <w:r w:rsidR="001D316D" w:rsidRPr="008C444A">
        <w:rPr>
          <w:rStyle w:val="timesnew100"/>
        </w:rPr>
        <w:t>can</w:t>
      </w:r>
      <w:r w:rsidR="009E0FF6">
        <w:rPr>
          <w:rStyle w:val="timesnew100"/>
        </w:rPr>
        <w:t xml:space="preserve"> </w:t>
      </w:r>
      <w:r w:rsidR="00235BFA">
        <w:rPr>
          <w:rStyle w:val="timesnew100"/>
        </w:rPr>
        <w:t>stop</w:t>
      </w:r>
      <w:r w:rsidR="009E0FF6">
        <w:rPr>
          <w:rStyle w:val="timesnew100"/>
        </w:rPr>
        <w:t xml:space="preserve"> </w:t>
      </w:r>
      <w:r w:rsidR="00235BFA">
        <w:rPr>
          <w:rStyle w:val="timesnew100"/>
        </w:rPr>
        <w:t>or</w:t>
      </w:r>
      <w:r w:rsidR="009E0FF6">
        <w:rPr>
          <w:rStyle w:val="timesnew100"/>
        </w:rPr>
        <w:t xml:space="preserve"> </w:t>
      </w:r>
      <w:r w:rsidR="00235BFA">
        <w:rPr>
          <w:rStyle w:val="timesnew100"/>
        </w:rPr>
        <w:t>reboot</w:t>
      </w:r>
      <w:r w:rsidR="009E0FF6">
        <w:rPr>
          <w:rStyle w:val="timesnew100"/>
        </w:rPr>
        <w:t xml:space="preserve"> </w:t>
      </w:r>
      <w:r w:rsidR="001D316D" w:rsidRPr="008C444A">
        <w:rPr>
          <w:rStyle w:val="timesnew100"/>
        </w:rPr>
        <w:t>the</w:t>
      </w:r>
      <w:r w:rsidR="009E0FF6">
        <w:rPr>
          <w:rStyle w:val="timesnew100"/>
        </w:rPr>
        <w:t xml:space="preserve"> </w:t>
      </w:r>
      <w:r w:rsidR="001D316D" w:rsidRPr="008C444A">
        <w:rPr>
          <w:rStyle w:val="timesnew100"/>
        </w:rPr>
        <w:t>server.</w:t>
      </w:r>
      <w:r w:rsidR="009E0FF6">
        <w:rPr>
          <w:rStyle w:val="timesnew100"/>
        </w:rPr>
        <w:t xml:space="preserve"> </w:t>
      </w:r>
      <w:r w:rsidR="0076281A">
        <w:rPr>
          <w:rStyle w:val="timesnew100"/>
        </w:rPr>
        <w:t>The</w:t>
      </w:r>
      <w:r w:rsidR="009E0FF6">
        <w:rPr>
          <w:rStyle w:val="timesnew100"/>
        </w:rPr>
        <w:t xml:space="preserve"> </w:t>
      </w:r>
      <w:r w:rsidR="0076281A">
        <w:rPr>
          <w:rStyle w:val="timesnew100"/>
        </w:rPr>
        <w:t>s</w:t>
      </w:r>
      <w:r w:rsidR="001D316D" w:rsidRPr="008C444A">
        <w:rPr>
          <w:rStyle w:val="timesnew100"/>
        </w:rPr>
        <w:t>erver</w:t>
      </w:r>
      <w:r w:rsidR="009E0FF6">
        <w:rPr>
          <w:rStyle w:val="timesnew100"/>
        </w:rPr>
        <w:t xml:space="preserve"> </w:t>
      </w:r>
      <w:r w:rsidR="001D316D" w:rsidRPr="008C444A">
        <w:rPr>
          <w:rStyle w:val="timesnew100"/>
        </w:rPr>
        <w:t>also</w:t>
      </w:r>
      <w:r w:rsidR="009E0FF6">
        <w:rPr>
          <w:rStyle w:val="timesnew100"/>
        </w:rPr>
        <w:t xml:space="preserve"> </w:t>
      </w:r>
      <w:r w:rsidR="001D316D" w:rsidRPr="008C444A">
        <w:rPr>
          <w:rStyle w:val="timesnew100"/>
        </w:rPr>
        <w:t>depends</w:t>
      </w:r>
      <w:r w:rsidR="009E0FF6">
        <w:rPr>
          <w:rStyle w:val="timesnew100"/>
        </w:rPr>
        <w:t xml:space="preserve"> </w:t>
      </w:r>
      <w:r w:rsidR="001D316D" w:rsidRPr="008C444A">
        <w:rPr>
          <w:rStyle w:val="timesnew100"/>
        </w:rPr>
        <w:t>on</w:t>
      </w:r>
      <w:r w:rsidR="009E0FF6">
        <w:rPr>
          <w:rStyle w:val="timesnew100"/>
        </w:rPr>
        <w:t xml:space="preserve"> </w:t>
      </w:r>
      <w:r w:rsidR="0076281A">
        <w:rPr>
          <w:rStyle w:val="timesnew100"/>
        </w:rPr>
        <w:t>the</w:t>
      </w:r>
      <w:r w:rsidR="009E0FF6">
        <w:rPr>
          <w:rStyle w:val="timesnew100"/>
        </w:rPr>
        <w:t xml:space="preserve"> </w:t>
      </w:r>
      <w:r w:rsidR="001D316D" w:rsidRPr="008C444A">
        <w:rPr>
          <w:rStyle w:val="timesnew100"/>
        </w:rPr>
        <w:t>points.txt</w:t>
      </w:r>
      <w:r w:rsidR="009E0FF6">
        <w:rPr>
          <w:rStyle w:val="timesnew100"/>
        </w:rPr>
        <w:t xml:space="preserve"> </w:t>
      </w:r>
      <w:r w:rsidR="00762562">
        <w:rPr>
          <w:rStyle w:val="timesnew100"/>
        </w:rPr>
        <w:t>file</w:t>
      </w:r>
      <w:r w:rsidR="009E0FF6">
        <w:rPr>
          <w:rStyle w:val="timesnew100"/>
        </w:rPr>
        <w:t xml:space="preserve"> </w:t>
      </w:r>
      <w:r w:rsidR="001D316D" w:rsidRPr="008C444A">
        <w:rPr>
          <w:rStyle w:val="timesnew100"/>
        </w:rPr>
        <w:t>that</w:t>
      </w:r>
      <w:r w:rsidR="009E0FF6">
        <w:rPr>
          <w:rStyle w:val="timesnew100"/>
        </w:rPr>
        <w:t xml:space="preserve"> </w:t>
      </w:r>
      <w:r w:rsidR="001D316D" w:rsidRPr="008C444A">
        <w:rPr>
          <w:rStyle w:val="timesnew100"/>
        </w:rPr>
        <w:t>it</w:t>
      </w:r>
      <w:r w:rsidR="009E0FF6">
        <w:rPr>
          <w:rStyle w:val="timesnew100"/>
        </w:rPr>
        <w:t xml:space="preserve"> </w:t>
      </w:r>
      <w:r w:rsidR="001D316D" w:rsidRPr="008C444A">
        <w:rPr>
          <w:rStyle w:val="timesnew100"/>
        </w:rPr>
        <w:t>will</w:t>
      </w:r>
      <w:r w:rsidR="009E0FF6">
        <w:rPr>
          <w:rStyle w:val="timesnew100"/>
        </w:rPr>
        <w:t xml:space="preserve"> </w:t>
      </w:r>
      <w:r w:rsidR="001D316D" w:rsidRPr="008C444A">
        <w:rPr>
          <w:rStyle w:val="timesnew100"/>
        </w:rPr>
        <w:t>send</w:t>
      </w:r>
      <w:r w:rsidR="009E0FF6">
        <w:rPr>
          <w:rStyle w:val="timesnew100"/>
        </w:rPr>
        <w:t xml:space="preserve"> </w:t>
      </w:r>
      <w:r w:rsidR="001D316D" w:rsidRPr="008C444A">
        <w:rPr>
          <w:rStyle w:val="timesnew100"/>
        </w:rPr>
        <w:t>to</w:t>
      </w:r>
      <w:r w:rsidR="009E0FF6">
        <w:rPr>
          <w:rStyle w:val="timesnew100"/>
        </w:rPr>
        <w:t xml:space="preserve"> </w:t>
      </w:r>
      <w:r w:rsidR="0076281A">
        <w:rPr>
          <w:rStyle w:val="timesnew100"/>
        </w:rPr>
        <w:t>the</w:t>
      </w:r>
      <w:r w:rsidR="009E0FF6">
        <w:rPr>
          <w:rStyle w:val="timesnew100"/>
        </w:rPr>
        <w:t xml:space="preserve"> </w:t>
      </w:r>
      <w:r w:rsidR="001D316D" w:rsidRPr="008C444A">
        <w:rPr>
          <w:rStyle w:val="timesnew100"/>
        </w:rPr>
        <w:t>client</w:t>
      </w:r>
      <w:r w:rsidR="009E0FF6">
        <w:rPr>
          <w:rStyle w:val="timesnew100"/>
        </w:rPr>
        <w:t xml:space="preserve"> </w:t>
      </w:r>
      <w:r w:rsidR="001D316D" w:rsidRPr="008C444A">
        <w:rPr>
          <w:rStyle w:val="timesnew100"/>
        </w:rPr>
        <w:t>through</w:t>
      </w:r>
      <w:r w:rsidR="009E0FF6">
        <w:rPr>
          <w:rStyle w:val="timesnew100"/>
        </w:rPr>
        <w:t xml:space="preserve"> </w:t>
      </w:r>
      <w:r w:rsidR="001D316D" w:rsidRPr="008C444A">
        <w:rPr>
          <w:rStyle w:val="timesnew100"/>
        </w:rPr>
        <w:t>TCP.</w:t>
      </w:r>
      <w:r w:rsidR="009E0FF6">
        <w:rPr>
          <w:rStyle w:val="timesnew100"/>
        </w:rPr>
        <w:t xml:space="preserve"> </w:t>
      </w:r>
      <w:r w:rsidR="00E36FBA">
        <w:rPr>
          <w:rStyle w:val="timesnew100"/>
        </w:rPr>
        <w:t xml:space="preserve">The </w:t>
      </w:r>
      <w:r w:rsidR="001D316D" w:rsidRPr="008C444A">
        <w:rPr>
          <w:rStyle w:val="timesnew100"/>
        </w:rPr>
        <w:t>EthernetKRL</w:t>
      </w:r>
      <w:r w:rsidR="009E0FF6">
        <w:rPr>
          <w:rStyle w:val="timesnew100"/>
        </w:rPr>
        <w:t xml:space="preserve"> </w:t>
      </w:r>
      <w:r w:rsidR="001D316D" w:rsidRPr="008C444A">
        <w:rPr>
          <w:rStyle w:val="timesnew100"/>
        </w:rPr>
        <w:t>package</w:t>
      </w:r>
      <w:r w:rsidR="009E0FF6">
        <w:rPr>
          <w:rStyle w:val="timesnew100"/>
        </w:rPr>
        <w:t xml:space="preserve"> </w:t>
      </w:r>
      <w:r w:rsidR="00762562">
        <w:rPr>
          <w:rStyle w:val="timesnew100"/>
        </w:rPr>
        <w:t>is</w:t>
      </w:r>
      <w:r w:rsidR="009E0FF6">
        <w:rPr>
          <w:rStyle w:val="timesnew100"/>
        </w:rPr>
        <w:t xml:space="preserve"> </w:t>
      </w:r>
      <w:r w:rsidR="00762562">
        <w:rPr>
          <w:rStyle w:val="timesnew100"/>
        </w:rPr>
        <w:t>deployed</w:t>
      </w:r>
      <w:r w:rsidR="009E0FF6">
        <w:rPr>
          <w:rStyle w:val="timesnew100"/>
        </w:rPr>
        <w:t xml:space="preserve"> </w:t>
      </w:r>
      <w:r w:rsidR="001D316D" w:rsidRPr="008C444A">
        <w:rPr>
          <w:rStyle w:val="timesnew100"/>
        </w:rPr>
        <w:t>as</w:t>
      </w:r>
      <w:r w:rsidR="009E0FF6">
        <w:rPr>
          <w:rStyle w:val="timesnew100"/>
        </w:rPr>
        <w:t xml:space="preserve"> </w:t>
      </w:r>
      <w:r w:rsidR="00E36FBA">
        <w:rPr>
          <w:rStyle w:val="timesnew100"/>
        </w:rPr>
        <w:t xml:space="preserve">the </w:t>
      </w:r>
      <w:r w:rsidR="001D316D" w:rsidRPr="008C444A">
        <w:rPr>
          <w:rStyle w:val="timesnew100"/>
        </w:rPr>
        <w:t>client</w:t>
      </w:r>
      <w:r w:rsidR="009E0FF6">
        <w:rPr>
          <w:rStyle w:val="timesnew100"/>
        </w:rPr>
        <w:t xml:space="preserve"> </w:t>
      </w:r>
      <w:r w:rsidR="00762562">
        <w:rPr>
          <w:rStyle w:val="timesnew100"/>
        </w:rPr>
        <w:t>and</w:t>
      </w:r>
      <w:r w:rsidR="00EE2553">
        <w:rPr>
          <w:rStyle w:val="timesnew100"/>
        </w:rPr>
        <w:t xml:space="preserve"> it connects to the server and</w:t>
      </w:r>
      <w:r w:rsidR="009E0FF6">
        <w:rPr>
          <w:rStyle w:val="timesnew100"/>
        </w:rPr>
        <w:t xml:space="preserve"> </w:t>
      </w:r>
      <w:r w:rsidR="001D316D" w:rsidRPr="008C444A">
        <w:rPr>
          <w:rStyle w:val="timesnew100"/>
        </w:rPr>
        <w:t>gets</w:t>
      </w:r>
      <w:r w:rsidR="009E0FF6">
        <w:rPr>
          <w:rStyle w:val="timesnew100"/>
        </w:rPr>
        <w:t xml:space="preserve"> </w:t>
      </w:r>
      <w:r w:rsidR="001D316D" w:rsidRPr="008C444A">
        <w:rPr>
          <w:rStyle w:val="timesnew100"/>
        </w:rPr>
        <w:t>messages,</w:t>
      </w:r>
      <w:r w:rsidR="009E0FF6">
        <w:rPr>
          <w:rStyle w:val="timesnew100"/>
        </w:rPr>
        <w:t xml:space="preserve"> </w:t>
      </w:r>
      <w:r w:rsidR="001D316D" w:rsidRPr="008C444A">
        <w:rPr>
          <w:rStyle w:val="timesnew100"/>
        </w:rPr>
        <w:t>puts</w:t>
      </w:r>
      <w:r w:rsidR="009E0FF6">
        <w:rPr>
          <w:rStyle w:val="timesnew100"/>
        </w:rPr>
        <w:t xml:space="preserve"> </w:t>
      </w:r>
      <w:r w:rsidR="001D316D" w:rsidRPr="008C444A">
        <w:rPr>
          <w:rStyle w:val="timesnew100"/>
        </w:rPr>
        <w:t>them</w:t>
      </w:r>
      <w:r w:rsidR="009E0FF6">
        <w:rPr>
          <w:rStyle w:val="timesnew100"/>
        </w:rPr>
        <w:t xml:space="preserve"> </w:t>
      </w:r>
      <w:r w:rsidR="001D316D" w:rsidRPr="008C444A">
        <w:rPr>
          <w:rStyle w:val="timesnew100"/>
        </w:rPr>
        <w:t>into</w:t>
      </w:r>
      <w:r w:rsidR="009E0FF6">
        <w:rPr>
          <w:rStyle w:val="timesnew100"/>
        </w:rPr>
        <w:t xml:space="preserve"> </w:t>
      </w:r>
      <w:r w:rsidR="00762562">
        <w:rPr>
          <w:rStyle w:val="timesnew100"/>
        </w:rPr>
        <w:t>the</w:t>
      </w:r>
      <w:r w:rsidR="009E0FF6">
        <w:rPr>
          <w:rStyle w:val="timesnew100"/>
        </w:rPr>
        <w:t xml:space="preserve"> </w:t>
      </w:r>
      <w:r w:rsidR="001D316D" w:rsidRPr="008C444A">
        <w:rPr>
          <w:rStyle w:val="timesnew100"/>
        </w:rPr>
        <w:t>KRL</w:t>
      </w:r>
      <w:r w:rsidR="009E0FF6">
        <w:rPr>
          <w:rStyle w:val="timesnew100"/>
        </w:rPr>
        <w:t xml:space="preserve"> </w:t>
      </w:r>
      <w:r w:rsidR="001D316D" w:rsidRPr="008C444A">
        <w:rPr>
          <w:rStyle w:val="timesnew100"/>
        </w:rPr>
        <w:t>program,</w:t>
      </w:r>
      <w:r w:rsidR="009E0FF6">
        <w:rPr>
          <w:rStyle w:val="timesnew100"/>
        </w:rPr>
        <w:t xml:space="preserve"> </w:t>
      </w:r>
      <w:r w:rsidR="001D316D" w:rsidRPr="008C444A">
        <w:rPr>
          <w:rStyle w:val="timesnew100"/>
        </w:rPr>
        <w:t>and</w:t>
      </w:r>
      <w:r w:rsidR="009E0FF6">
        <w:rPr>
          <w:rStyle w:val="timesnew100"/>
        </w:rPr>
        <w:t xml:space="preserve"> </w:t>
      </w:r>
      <w:r w:rsidR="001D316D" w:rsidRPr="008C444A">
        <w:rPr>
          <w:rStyle w:val="timesnew100"/>
        </w:rPr>
        <w:t>sends</w:t>
      </w:r>
      <w:r w:rsidR="009E0FF6">
        <w:rPr>
          <w:rStyle w:val="timesnew100"/>
        </w:rPr>
        <w:t xml:space="preserve"> </w:t>
      </w:r>
      <w:r w:rsidR="001D316D" w:rsidRPr="008C444A">
        <w:rPr>
          <w:rStyle w:val="timesnew100"/>
        </w:rPr>
        <w:t>command</w:t>
      </w:r>
      <w:r w:rsidR="00E36FBA">
        <w:rPr>
          <w:rStyle w:val="timesnew100"/>
        </w:rPr>
        <w:t>s</w:t>
      </w:r>
      <w:r w:rsidR="009E0FF6">
        <w:rPr>
          <w:rStyle w:val="timesnew100"/>
        </w:rPr>
        <w:t xml:space="preserve"> </w:t>
      </w:r>
      <w:r w:rsidR="001D316D" w:rsidRPr="008C444A">
        <w:rPr>
          <w:rStyle w:val="timesnew100"/>
        </w:rPr>
        <w:t>to</w:t>
      </w:r>
      <w:r w:rsidR="009E0FF6">
        <w:rPr>
          <w:rStyle w:val="timesnew100"/>
        </w:rPr>
        <w:t xml:space="preserve"> </w:t>
      </w:r>
      <w:r w:rsidR="001D316D" w:rsidRPr="008C444A">
        <w:rPr>
          <w:rStyle w:val="timesnew100"/>
        </w:rPr>
        <w:t>the</w:t>
      </w:r>
      <w:r w:rsidR="009E0FF6">
        <w:rPr>
          <w:rStyle w:val="timesnew100"/>
        </w:rPr>
        <w:t xml:space="preserve"> </w:t>
      </w:r>
      <w:r w:rsidR="001D316D" w:rsidRPr="008C444A">
        <w:rPr>
          <w:rStyle w:val="timesnew100"/>
        </w:rPr>
        <w:t>manipulator.</w:t>
      </w:r>
      <w:r w:rsidR="009E0FF6">
        <w:rPr>
          <w:rStyle w:val="timesnew100"/>
        </w:rPr>
        <w:t xml:space="preserve"> </w:t>
      </w:r>
      <w:r w:rsidR="00762562">
        <w:rPr>
          <w:rStyle w:val="timesnew100"/>
        </w:rPr>
        <w:t>The</w:t>
      </w:r>
      <w:r w:rsidR="009E0FF6">
        <w:rPr>
          <w:rStyle w:val="timesnew100"/>
        </w:rPr>
        <w:t xml:space="preserve"> </w:t>
      </w:r>
      <w:r w:rsidR="00762562">
        <w:rPr>
          <w:rStyle w:val="timesnew100"/>
        </w:rPr>
        <w:t>m</w:t>
      </w:r>
      <w:r w:rsidR="001D316D" w:rsidRPr="008C444A">
        <w:rPr>
          <w:rStyle w:val="timesnew100"/>
        </w:rPr>
        <w:t>anipulator</w:t>
      </w:r>
      <w:r w:rsidR="009E0FF6">
        <w:rPr>
          <w:rStyle w:val="timesnew100"/>
        </w:rPr>
        <w:t xml:space="preserve"> </w:t>
      </w:r>
      <w:r w:rsidR="001D316D" w:rsidRPr="008C444A">
        <w:rPr>
          <w:rStyle w:val="timesnew100"/>
        </w:rPr>
        <w:t>draws</w:t>
      </w:r>
      <w:r w:rsidR="009E0FF6">
        <w:rPr>
          <w:rStyle w:val="timesnew100"/>
        </w:rPr>
        <w:t xml:space="preserve"> </w:t>
      </w:r>
      <w:r w:rsidR="00783393">
        <w:rPr>
          <w:rStyle w:val="timesnew100"/>
        </w:rPr>
        <w:t>an</w:t>
      </w:r>
      <w:r w:rsidR="009E0FF6">
        <w:rPr>
          <w:rStyle w:val="timesnew100"/>
        </w:rPr>
        <w:t xml:space="preserve"> </w:t>
      </w:r>
      <w:r w:rsidR="001D316D" w:rsidRPr="008C444A">
        <w:rPr>
          <w:rStyle w:val="timesnew100"/>
        </w:rPr>
        <w:t>image.</w:t>
      </w:r>
      <w:r w:rsidR="009E0FF6">
        <w:t xml:space="preserve"> </w:t>
      </w:r>
    </w:p>
    <w:p w:rsidR="001D316D" w:rsidRPr="001D316D" w:rsidRDefault="00CE73BD" w:rsidP="008C444A">
      <w:pPr>
        <w:pStyle w:val="timesnew10"/>
      </w:pPr>
      <w:r>
        <w:t xml:space="preserve">  </w:t>
      </w:r>
      <w:r w:rsidR="009E7E90">
        <w:t>The n</w:t>
      </w:r>
      <w:r w:rsidR="001D316D">
        <w:t>ext</w:t>
      </w:r>
      <w:r w:rsidR="009E0FF6">
        <w:t xml:space="preserve"> </w:t>
      </w:r>
      <w:r w:rsidR="001D316D">
        <w:t>step</w:t>
      </w:r>
      <w:r w:rsidR="009E0FF6">
        <w:t xml:space="preserve"> </w:t>
      </w:r>
      <w:r>
        <w:t xml:space="preserve">in this research </w:t>
      </w:r>
      <w:ins w:id="142" w:author="ITIS1410" w:date="2019-06-14T17:39:00Z">
        <w:r w:rsidR="00174E85">
          <w:t xml:space="preserve">is to draw </w:t>
        </w:r>
      </w:ins>
      <w:del w:id="143" w:author="ITIS1410" w:date="2019-06-14T17:39:00Z">
        <w:r w:rsidR="001D316D" w:rsidDel="00174E85">
          <w:delText>will</w:delText>
        </w:r>
        <w:r w:rsidR="009E0FF6" w:rsidDel="00174E85">
          <w:delText xml:space="preserve"> </w:delText>
        </w:r>
        <w:r w:rsidR="001D316D" w:rsidDel="00174E85">
          <w:delText>be</w:delText>
        </w:r>
        <w:r w:rsidR="009E0FF6" w:rsidDel="00174E85">
          <w:delText xml:space="preserve"> </w:delText>
        </w:r>
        <w:r w:rsidR="001D316D" w:rsidDel="00174E85">
          <w:delText>drawing</w:delText>
        </w:r>
        <w:r w:rsidR="009E0FF6" w:rsidDel="00174E85">
          <w:delText xml:space="preserve"> </w:delText>
        </w:r>
      </w:del>
      <w:r>
        <w:t xml:space="preserve">the </w:t>
      </w:r>
      <w:r w:rsidR="001D316D">
        <w:t>picture</w:t>
      </w:r>
      <w:r w:rsidR="009E0FF6">
        <w:t xml:space="preserve"> </w:t>
      </w:r>
      <w:r w:rsidR="001D316D">
        <w:t>with</w:t>
      </w:r>
      <w:r w:rsidR="009E0FF6">
        <w:t xml:space="preserve"> </w:t>
      </w:r>
      <w:r w:rsidR="001D316D">
        <w:t>splines</w:t>
      </w:r>
      <w:r w:rsidR="009E0FF6">
        <w:t xml:space="preserve"> </w:t>
      </w:r>
      <w:r w:rsidR="001D316D" w:rsidRPr="001D316D">
        <w:t>as</w:t>
      </w:r>
      <w:r w:rsidR="009E0FF6">
        <w:t xml:space="preserve"> </w:t>
      </w:r>
      <w:r w:rsidR="001D316D" w:rsidRPr="001D316D">
        <w:t>in</w:t>
      </w:r>
      <w:r w:rsidR="009E0FF6">
        <w:t xml:space="preserve"> </w:t>
      </w:r>
      <w:r w:rsidR="001D316D" w:rsidRPr="001D316D">
        <w:t>the</w:t>
      </w:r>
      <w:r w:rsidR="009E0FF6">
        <w:t xml:space="preserve"> </w:t>
      </w:r>
      <w:r w:rsidR="001D316D">
        <w:t>fig.</w:t>
      </w:r>
      <w:r w:rsidR="009E0FF6">
        <w:t xml:space="preserve"> </w:t>
      </w:r>
      <w:r w:rsidR="00565AC4">
        <w:t>10</w:t>
      </w:r>
      <w:ins w:id="144" w:author="ITIS1410" w:date="2019-06-14T18:02:00Z">
        <w:r w:rsidR="006942DD">
          <w:t xml:space="preserve"> that</w:t>
        </w:r>
      </w:ins>
      <w:r w:rsidR="006942DD">
        <w:t xml:space="preserve"> </w:t>
      </w:r>
      <w:ins w:id="145" w:author="ITIS1410" w:date="2019-06-14T18:03:00Z">
        <w:r w:rsidR="006942DD">
          <w:t xml:space="preserve">improves </w:t>
        </w:r>
      </w:ins>
      <w:r w:rsidR="004B302D">
        <w:t>the</w:t>
      </w:r>
      <w:r w:rsidR="009E0FF6">
        <w:t xml:space="preserve"> </w:t>
      </w:r>
      <w:r w:rsidR="00565AC4">
        <w:t>time</w:t>
      </w:r>
      <w:r w:rsidR="009E0FF6">
        <w:t xml:space="preserve"> </w:t>
      </w:r>
      <w:r w:rsidR="00565AC4">
        <w:t>parameter</w:t>
      </w:r>
      <w:r w:rsidR="004B302D">
        <w:t xml:space="preserve"> at least</w:t>
      </w:r>
      <w:r w:rsidR="004B302D" w:rsidRPr="004B302D">
        <w:t xml:space="preserve"> </w:t>
      </w:r>
      <w:r w:rsidR="004B302D">
        <w:t>twice by using</w:t>
      </w:r>
      <w:r w:rsidR="009E0FF6">
        <w:t xml:space="preserve"> </w:t>
      </w:r>
      <w:r w:rsidR="00277059">
        <w:t>segments</w:t>
      </w:r>
      <w:r w:rsidR="009E0FF6">
        <w:t xml:space="preserve"> </w:t>
      </w:r>
      <w:r w:rsidR="00277059">
        <w:t>calculation</w:t>
      </w:r>
      <w:r w:rsidR="001D316D">
        <w:t>,</w:t>
      </w:r>
      <w:r w:rsidR="009E0FF6">
        <w:t xml:space="preserve"> </w:t>
      </w:r>
      <w:r w:rsidR="00277059">
        <w:t>like</w:t>
      </w:r>
      <w:r w:rsidR="009E0FF6">
        <w:t xml:space="preserve"> </w:t>
      </w:r>
      <w:r w:rsidR="00277059">
        <w:t>a</w:t>
      </w:r>
      <w:r w:rsidR="009E0FF6">
        <w:t xml:space="preserve"> </w:t>
      </w:r>
      <w:r w:rsidR="00277059">
        <w:t>KR</w:t>
      </w:r>
      <w:r w:rsidR="009E0FF6">
        <w:t xml:space="preserve"> </w:t>
      </w:r>
      <w:r w:rsidR="00277059">
        <w:t>6</w:t>
      </w:r>
      <w:r w:rsidR="009E0FF6">
        <w:t xml:space="preserve"> </w:t>
      </w:r>
      <w:r w:rsidR="00277059">
        <w:t>robot</w:t>
      </w:r>
      <w:r w:rsidR="009E0FF6">
        <w:t xml:space="preserve"> </w:t>
      </w:r>
      <w:r w:rsidR="004B302D">
        <w:t>[</w:t>
      </w:r>
      <w:r w:rsidR="00B128E1">
        <w:t>16</w:t>
      </w:r>
      <w:r w:rsidR="004B302D">
        <w:t>].</w:t>
      </w:r>
    </w:p>
    <w:p w:rsidR="002B0A7F" w:rsidRDefault="0025466F" w:rsidP="00445DA4">
      <w:pPr>
        <w:rPr>
          <w:rStyle w:val="ad"/>
        </w:rPr>
      </w:pPr>
      <w:r>
        <w:rPr>
          <w:shd w:val="clear" w:color="auto" w:fill="F8F9FA"/>
        </w:rPr>
        <w:t>Repository:</w:t>
      </w:r>
      <w:r w:rsidR="009E0FF6">
        <w:t xml:space="preserve"> </w:t>
      </w:r>
      <w:hyperlink r:id="rId25" w:history="1">
        <w:r>
          <w:rPr>
            <w:rStyle w:val="ad"/>
          </w:rPr>
          <w:t>https://gitlab.com/LIRS_Projects/KUKA-face-picturing</w:t>
        </w:r>
      </w:hyperlink>
    </w:p>
    <w:p w:rsidR="009303D9" w:rsidRPr="005B520E" w:rsidRDefault="009303D9" w:rsidP="00445DA4">
      <w:pPr>
        <w:pStyle w:val="5"/>
      </w:pPr>
      <w:r w:rsidRPr="005B520E">
        <w:t>References</w:t>
      </w:r>
    </w:p>
    <w:p w:rsidR="004E2FC4" w:rsidRPr="00CA0012" w:rsidRDefault="004E2FC4" w:rsidP="004E2FC4">
      <w:pPr>
        <w:pStyle w:val="references"/>
        <w:ind w:start="17.85pt" w:hanging="17.85pt"/>
      </w:pPr>
      <w:r w:rsidRPr="00CA0012">
        <w:rPr>
          <w:color w:val="222222"/>
          <w:shd w:val="clear" w:color="auto" w:fill="FFFFFF"/>
        </w:rPr>
        <w:t>Khusainov, R., Klimchik, A., &amp; Magid, E. (2017, May). Humanoid robot kinematic calibration using industrial manipulator. In </w:t>
      </w:r>
      <w:r w:rsidRPr="00CA0012">
        <w:rPr>
          <w:i/>
          <w:iCs/>
          <w:color w:val="222222"/>
          <w:shd w:val="clear" w:color="auto" w:fill="FFFFFF"/>
        </w:rPr>
        <w:t>2017 International Conference on Mechanical, System and Control Engineering (ICMSC)</w:t>
      </w:r>
      <w:r w:rsidRPr="00CA0012">
        <w:rPr>
          <w:color w:val="222222"/>
          <w:shd w:val="clear" w:color="auto" w:fill="FFFFFF"/>
        </w:rPr>
        <w:t> (pp. 184-189). IEEE.</w:t>
      </w:r>
    </w:p>
    <w:p w:rsidR="004E2FC4" w:rsidRDefault="004E2FC4" w:rsidP="00ED6F45">
      <w:pPr>
        <w:pStyle w:val="references"/>
        <w:ind w:start="17.85pt" w:hanging="17.85pt"/>
      </w:pPr>
      <w:r w:rsidRPr="00C2567F">
        <w:rPr>
          <w:color w:val="222222"/>
          <w:shd w:val="clear" w:color="auto" w:fill="FFFFFF"/>
        </w:rPr>
        <w:t>Shabalina, K., Sagitov, A., Svinin, M., &amp; Magid, E. (2018, September). Comparing Fiducial Markers Performance for a Task of a Humanoid Robot Self-calibration of Manipulators: A Pilot Experimental Study. In </w:t>
      </w:r>
      <w:r w:rsidRPr="00C2567F">
        <w:rPr>
          <w:i/>
          <w:iCs/>
          <w:color w:val="222222"/>
          <w:shd w:val="clear" w:color="auto" w:fill="FFFFFF"/>
        </w:rPr>
        <w:t>International Conference on Interactive Collaborative Robotics</w:t>
      </w:r>
      <w:r w:rsidRPr="00C2567F">
        <w:rPr>
          <w:color w:val="222222"/>
          <w:shd w:val="clear" w:color="auto" w:fill="FFFFFF"/>
        </w:rPr>
        <w:t> (pp. 249-258). Springer, Cham.</w:t>
      </w:r>
    </w:p>
    <w:p w:rsidR="004E2FC4" w:rsidRPr="00ED6F45" w:rsidRDefault="004E2FC4" w:rsidP="00ED6F45">
      <w:pPr>
        <w:pStyle w:val="references"/>
        <w:ind w:start="17.85pt" w:hanging="17.85pt"/>
        <w:rPr>
          <w:shd w:val="clear" w:color="auto" w:fill="FFFFFF"/>
        </w:rPr>
      </w:pPr>
      <w:r w:rsidRPr="00C2567F">
        <w:rPr>
          <w:shd w:val="clear" w:color="auto" w:fill="FFFFFF"/>
        </w:rPr>
        <w:t xml:space="preserve">Calinon S., Epiney J., Billard A. A humanoid robot drawing human portraits //5th IEEE-RAS International Conference on Humanoid Robots, 2005. – IEEE, 2005. – С. 161-166. </w:t>
      </w:r>
    </w:p>
    <w:p w:rsidR="004E2FC4" w:rsidRPr="00ED6F45" w:rsidRDefault="004E2FC4" w:rsidP="00ED6F45">
      <w:pPr>
        <w:pStyle w:val="references"/>
        <w:ind w:start="17.85pt" w:hanging="17.85pt"/>
        <w:rPr>
          <w:shd w:val="clear" w:color="auto" w:fill="FFFFFF"/>
        </w:rPr>
      </w:pPr>
      <w:r w:rsidRPr="00C2567F">
        <w:rPr>
          <w:shd w:val="clear" w:color="auto" w:fill="FFFFFF"/>
        </w:rPr>
        <w:t xml:space="preserve">Lin C. Y., Chuang L. W., Mac T. T. Human portrait generation system for robot arm drawing //2009 IEEE/ASME International Conference on Advanced Intelligent Mechatronics. – IEEE, 2009. – С. 1757-1762. </w:t>
      </w:r>
    </w:p>
    <w:p w:rsidR="004E2FC4" w:rsidRPr="00C2567F" w:rsidRDefault="004E2FC4" w:rsidP="004E2FC4">
      <w:pPr>
        <w:pStyle w:val="references"/>
        <w:ind w:start="17.85pt" w:hanging="17.85pt"/>
        <w:rPr>
          <w:shd w:val="clear" w:color="auto" w:fill="FFFFFF"/>
        </w:rPr>
      </w:pPr>
      <w:r w:rsidRPr="00C2567F">
        <w:rPr>
          <w:shd w:val="clear" w:color="auto" w:fill="FFFFFF"/>
        </w:rPr>
        <w:t xml:space="preserve">Lau M. C. et al. A portrait drawing robot using a geometric graph approach: Furthest Neighbour Theta-graphs //2012 IEEE/ASME International Conference on Advanced Intelligent Mechatronics (AIM). – IEEE, 2012. – С. 75-79. </w:t>
      </w:r>
    </w:p>
    <w:p w:rsidR="004E2FC4" w:rsidRPr="00ED6F45" w:rsidRDefault="004E2FC4" w:rsidP="00ED6F45">
      <w:pPr>
        <w:pStyle w:val="references"/>
        <w:ind w:start="17.85pt" w:hanging="17.85pt"/>
        <w:rPr>
          <w:shd w:val="clear" w:color="auto" w:fill="FFFFFF"/>
        </w:rPr>
      </w:pPr>
      <w:r w:rsidRPr="00C2567F">
        <w:rPr>
          <w:shd w:val="clear" w:color="auto" w:fill="FFFFFF"/>
        </w:rPr>
        <w:t xml:space="preserve">Hsu C. F. et al. Motion planning and control of a picture-based drawing robot system //2017 Joint 17th World Congress of International Fuzzy Systems Association and 9th International Conference on Soft Computing and Intelligent Systems (IFSA-SCIS). – IEEE, 2017. – С. 1-5. </w:t>
      </w:r>
    </w:p>
    <w:p w:rsidR="004E2FC4" w:rsidRPr="00C2567F" w:rsidRDefault="004E2FC4" w:rsidP="004E2FC4">
      <w:pPr>
        <w:pStyle w:val="references"/>
        <w:ind w:start="17.85pt" w:hanging="17.85pt"/>
        <w:rPr>
          <w:shd w:val="clear" w:color="auto" w:fill="FFFFFF"/>
        </w:rPr>
      </w:pPr>
      <w:r w:rsidRPr="00C2567F">
        <w:rPr>
          <w:shd w:val="clear" w:color="auto" w:fill="FFFFFF"/>
        </w:rPr>
        <w:t xml:space="preserve">Jean-Pierre G., Saïd Z. The artist robot: A robot drawing like a human artist //2012 IEEE International Conference on Industrial Technology. – IEEE, 2012. – С. 486-491. </w:t>
      </w:r>
    </w:p>
    <w:p w:rsidR="004E2FC4" w:rsidRPr="00ED6F45" w:rsidRDefault="004E2FC4" w:rsidP="00ED6F45">
      <w:pPr>
        <w:pStyle w:val="references"/>
        <w:ind w:start="17.85pt" w:hanging="17.85pt"/>
        <w:rPr>
          <w:shd w:val="clear" w:color="auto" w:fill="FFFFFF"/>
        </w:rPr>
      </w:pPr>
      <w:r w:rsidRPr="00C2567F">
        <w:rPr>
          <w:shd w:val="clear" w:color="auto" w:fill="FFFFFF"/>
        </w:rPr>
        <w:t>Ye X. et al. Deep learning-based human head detection and extraction for robotic portrait drawing //2017 IEEE International Conference on Robotics and Biomimetics (ROBIO). – IEEE, 2017. – С. 1282-1287.</w:t>
      </w:r>
    </w:p>
    <w:p w:rsidR="004E2FC4" w:rsidRPr="00C2567F" w:rsidRDefault="004E2FC4" w:rsidP="004E2FC4">
      <w:pPr>
        <w:pStyle w:val="references"/>
        <w:ind w:start="17.85pt" w:hanging="17.85pt"/>
        <w:rPr>
          <w:shd w:val="clear" w:color="auto" w:fill="FFFFFF"/>
        </w:rPr>
      </w:pPr>
      <w:r w:rsidRPr="00C2567F">
        <w:rPr>
          <w:shd w:val="clear" w:color="auto" w:fill="FFFFFF"/>
        </w:rPr>
        <w:t>Tresset P., Leymarie F. F. Portrait drawing by Paul the robot //Computers &amp; Graphics. – 2013. – Т. 37. – №. 5. – С. 348-363.</w:t>
      </w:r>
    </w:p>
    <w:p w:rsidR="004E2FC4" w:rsidRPr="00C2567F" w:rsidRDefault="004E2FC4" w:rsidP="004E2FC4">
      <w:pPr>
        <w:pStyle w:val="references"/>
        <w:ind w:start="17.85pt" w:hanging="17.85pt"/>
      </w:pPr>
      <w:r w:rsidRPr="00C2567F">
        <w:rPr>
          <w:shd w:val="clear" w:color="auto" w:fill="FFFFFF"/>
        </w:rPr>
        <w:t>Jain S. et al. A force-controlled portrait drawing robot //2015 IEEE International Conference on Industrial Technology (ICIT). – IEEE, 2015. – С. 3160-3165.</w:t>
      </w:r>
    </w:p>
    <w:p w:rsidR="004E2FC4" w:rsidRDefault="004E2FC4" w:rsidP="00ED6F45">
      <w:pPr>
        <w:pStyle w:val="references"/>
        <w:ind w:start="17.85pt" w:hanging="17.85pt"/>
      </w:pPr>
      <w:r w:rsidRPr="00C2567F">
        <w:rPr>
          <w:shd w:val="clear" w:color="auto" w:fill="FFFFFF"/>
        </w:rPr>
        <w:t>Canny J. A computational approach to edge detection //Readings in computer vision. – Morgan Kaufmann, 1987. – С. 184-203.</w:t>
      </w:r>
    </w:p>
    <w:p w:rsidR="004E2FC4" w:rsidRPr="00C2567F" w:rsidRDefault="004E2FC4" w:rsidP="004E2FC4">
      <w:pPr>
        <w:pStyle w:val="references"/>
        <w:rPr>
          <w:lang w:val="de-DE"/>
        </w:rPr>
      </w:pPr>
      <w:r w:rsidRPr="00C2567F">
        <w:rPr>
          <w:color w:val="0A0A0A"/>
          <w:shd w:val="clear" w:color="auto" w:fill="FFFFFF"/>
        </w:rPr>
        <w:t>Super Make Something</w:t>
      </w:r>
      <w:r w:rsidRPr="00C2567F">
        <w:rPr>
          <w:b/>
          <w:bCs/>
        </w:rPr>
        <w:t xml:space="preserve"> </w:t>
      </w:r>
      <w:r w:rsidRPr="00C2567F">
        <w:rPr>
          <w:bCs/>
        </w:rPr>
        <w:t>Robotic Drawing Machine</w:t>
      </w:r>
      <w:r w:rsidRPr="00C2567F">
        <w:t xml:space="preserve">. </w:t>
      </w:r>
      <w:r w:rsidRPr="00C2567F">
        <w:rPr>
          <w:color w:val="0A0A0A"/>
          <w:shd w:val="clear" w:color="auto" w:fill="FFFFFF"/>
          <w:lang w:val="de-DE"/>
        </w:rPr>
        <w:t xml:space="preserve">[Online video]. </w:t>
      </w:r>
      <w:r w:rsidRPr="00C2567F">
        <w:rPr>
          <w:lang w:val="de-DE"/>
        </w:rPr>
        <w:t>URL</w:t>
      </w:r>
      <w:r w:rsidRPr="00C2567F">
        <w:rPr>
          <w:color w:val="0A0A0A"/>
          <w:shd w:val="clear" w:color="auto" w:fill="FFFFFF"/>
          <w:lang w:val="de-DE"/>
        </w:rPr>
        <w:t xml:space="preserve">: </w:t>
      </w:r>
      <w:r w:rsidRPr="00C2567F">
        <w:rPr>
          <w:lang w:val="de-DE"/>
        </w:rPr>
        <w:t>https://www.youtube.com/watch?v=OuCiHp43q20&amp;t=370s</w:t>
      </w:r>
    </w:p>
    <w:p w:rsidR="004E2FC4" w:rsidRDefault="004E2FC4" w:rsidP="004E2FC4">
      <w:pPr>
        <w:pStyle w:val="references"/>
      </w:pPr>
      <w:r>
        <w:t xml:space="preserve">Opencv. URL: </w:t>
      </w:r>
      <w:r w:rsidRPr="00265206">
        <w:t>https://docs.opencv.org/3.2.0/index.html</w:t>
      </w:r>
    </w:p>
    <w:p w:rsidR="004E2FC4" w:rsidRPr="004E2FC4" w:rsidRDefault="004E2FC4" w:rsidP="004E2FC4">
      <w:pPr>
        <w:pStyle w:val="references"/>
        <w:rPr>
          <w:lang w:val="sv-SE"/>
        </w:rPr>
      </w:pPr>
      <w:r w:rsidRPr="008E440F">
        <w:rPr>
          <w:lang w:val="sv-SE"/>
        </w:rPr>
        <w:t>Qt. URL: https://www.qt.io/</w:t>
      </w:r>
      <w:r w:rsidRPr="008E440F">
        <w:rPr>
          <w:b/>
          <w:lang w:val="sv-SE"/>
        </w:rPr>
        <w:t xml:space="preserve"> </w:t>
      </w:r>
    </w:p>
    <w:p w:rsidR="004E2FC4" w:rsidRPr="008E440F" w:rsidRDefault="004E2FC4" w:rsidP="004E2FC4">
      <w:pPr>
        <w:pStyle w:val="references"/>
        <w:rPr>
          <w:lang w:val="de-DE"/>
        </w:rPr>
      </w:pPr>
      <w:r w:rsidRPr="008E440F">
        <w:rPr>
          <w:lang w:val="de-DE"/>
        </w:rPr>
        <w:t>KUKA Roboter GmbH, WorkVisual 4.0, Zugspitzstraße 140, D-86165 Augsburg, Germany</w:t>
      </w:r>
    </w:p>
    <w:p w:rsidR="004E2FC4" w:rsidRPr="008E440F" w:rsidRDefault="004E2FC4" w:rsidP="004E2FC4">
      <w:pPr>
        <w:pStyle w:val="references"/>
        <w:rPr>
          <w:lang w:val="de-DE"/>
        </w:rPr>
      </w:pPr>
      <w:r w:rsidRPr="008E440F">
        <w:rPr>
          <w:rFonts w:eastAsia="ArialMT"/>
          <w:lang w:val="de-DE"/>
        </w:rPr>
        <w:t>KUKA Deutschland GmbH, Spez KR 3 AGILUS, Zugspitzstraße 140,  D-86165 Augsburg, Germany</w:t>
      </w:r>
    </w:p>
    <w:p w:rsidR="004E2FC4" w:rsidRPr="00ED6F45" w:rsidRDefault="004E2FC4" w:rsidP="00ED6F45">
      <w:pPr>
        <w:pStyle w:val="references"/>
        <w:rPr>
          <w:lang w:val="de-DE"/>
        </w:rPr>
      </w:pPr>
      <w:r w:rsidRPr="008E440F">
        <w:rPr>
          <w:lang w:val="de-DE"/>
        </w:rPr>
        <w:t xml:space="preserve">KUKA Roboter GmbH, Kuka.Ethernet KRL 2.1, Zugspitzstraße 140, D-86165 Augsburg, </w:t>
      </w:r>
      <w:r w:rsidRPr="00C2567F">
        <w:rPr>
          <w:lang w:val="de-DE"/>
        </w:rPr>
        <w:t>Germany</w:t>
      </w:r>
    </w:p>
    <w:p w:rsidR="00332FDD" w:rsidRPr="00CA0012" w:rsidRDefault="00332FDD" w:rsidP="00332FDD">
      <w:pPr>
        <w:pStyle w:val="references"/>
        <w:ind w:start="17.85pt" w:hanging="17.85pt"/>
        <w:rPr>
          <w:lang w:val="de-DE"/>
        </w:rPr>
      </w:pPr>
      <w:r w:rsidRPr="00C2567F">
        <w:rPr>
          <w:lang w:val="de-DE"/>
        </w:rPr>
        <w:t>KUKA Roboter GmbH, KUKA.RobotSensorInterface 2.3, Zugspitzstraße 140, D-86165 Augsburg, Germany</w:t>
      </w:r>
    </w:p>
    <w:p w:rsidR="00332FDD" w:rsidRPr="004E2FC4" w:rsidRDefault="00332FDD" w:rsidP="004E2FC4">
      <w:pPr>
        <w:pStyle w:val="references"/>
        <w:numPr>
          <w:ilvl w:val="0"/>
          <w:numId w:val="0"/>
        </w:numPr>
        <w:rPr>
          <w:lang w:val="de-DE"/>
        </w:rPr>
        <w:sectPr w:rsidR="00332FDD" w:rsidRPr="004E2FC4" w:rsidSect="003B4E04">
          <w:type w:val="continuous"/>
          <w:pgSz w:w="595.30pt" w:h="841.90pt" w:code="9"/>
          <w:pgMar w:top="54pt" w:right="45.35pt" w:bottom="72pt" w:left="45.35pt" w:header="36pt" w:footer="36pt" w:gutter="0pt"/>
          <w:cols w:num="2" w:space="18pt"/>
          <w:docGrid w:linePitch="360"/>
        </w:sectPr>
      </w:pPr>
    </w:p>
    <w:p w:rsidR="004E2FC4" w:rsidRPr="004E2FC4" w:rsidRDefault="004E2FC4" w:rsidP="004E2FC4">
      <w:pPr>
        <w:pStyle w:val="references"/>
        <w:numPr>
          <w:ilvl w:val="0"/>
          <w:numId w:val="0"/>
        </w:numPr>
        <w:rPr>
          <w:lang w:val="de-DE"/>
        </w:rPr>
        <w:sectPr w:rsidR="004E2FC4" w:rsidRPr="004E2FC4" w:rsidSect="003B4E04">
          <w:type w:val="continuous"/>
          <w:pgSz w:w="595.30pt" w:h="841.90pt" w:code="9"/>
          <w:pgMar w:top="54pt" w:right="45.35pt" w:bottom="72pt" w:left="45.35pt" w:header="36pt" w:footer="36pt" w:gutter="0pt"/>
          <w:cols w:num="2" w:space="18pt"/>
          <w:docGrid w:linePitch="360"/>
        </w:sectPr>
      </w:pPr>
    </w:p>
    <w:p w:rsidR="009303D9" w:rsidRPr="004E2FC4" w:rsidRDefault="009303D9" w:rsidP="004E2FC4">
      <w:pPr>
        <w:pStyle w:val="references"/>
        <w:numPr>
          <w:ilvl w:val="0"/>
          <w:numId w:val="0"/>
        </w:numPr>
        <w:rPr>
          <w:lang w:val="de-DE"/>
        </w:rPr>
      </w:pPr>
    </w:p>
    <w:sectPr w:rsidR="009303D9" w:rsidRPr="004E2FC4"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16790D" w:rsidRDefault="0016790D" w:rsidP="001A3B3D">
      <w:r>
        <w:separator/>
      </w:r>
    </w:p>
  </w:endnote>
  <w:endnote w:type="continuationSeparator" w:id="0">
    <w:p w:rsidR="0016790D" w:rsidRDefault="0016790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A00002EF" w:usb1="4000207B" w:usb2="00000000" w:usb3="00000000" w:csb0="0000009F" w:csb1="00000000"/>
  </w:font>
  <w:font w:name="MS Mincho">
    <w:altName w:val="ＭＳ 明朝"/>
    <w:panose1 w:val="02020609040205080304"/>
    <w:charset w:characterSet="shift_jis"/>
    <w:family w:val="modern"/>
    <w:pitch w:val="fixed"/>
    <w:sig w:usb0="A00002BF" w:usb1="68C7FCFB" w:usb2="00000010"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w:panose1 w:val="020F0502020204030204"/>
    <w:charset w:characterSet="iso-8859-1"/>
    <w:family w:val="swiss"/>
    <w:pitch w:val="variable"/>
    <w:sig w:usb0="E00002FF" w:usb1="4000ACFF" w:usb2="00000001" w:usb3="00000000" w:csb0="0000019F" w:csb1="00000000"/>
  </w:font>
  <w:font w:name="Tahoma">
    <w:panose1 w:val="020B0604030504040204"/>
    <w:charset w:characterSet="iso-8859-1"/>
    <w:family w:val="swiss"/>
    <w:pitch w:val="variable"/>
    <w:sig w:usb0="E1002EFF" w:usb1="C000605B" w:usb2="00000029" w:usb3="00000000" w:csb0="000101FF" w:csb1="00000000"/>
  </w:font>
  <w:font w:name="inherit">
    <w:altName w:val="MV Boli"/>
    <w:panose1 w:val="00000000000000000000"/>
    <w:charset w:characterSet="iso-8859-1"/>
    <w:family w:val="roman"/>
    <w:notTrueType/>
    <w:pitch w:val="default"/>
  </w:font>
  <w:font w:name="ArialMT">
    <w:altName w:val="MS Gothic"/>
    <w:panose1 w:val="00000000000000000000"/>
    <w:charset w:characterSet="shift_jis"/>
    <w:family w:val="auto"/>
    <w:notTrueType/>
    <w:pitch w:val="default"/>
    <w:sig w:usb0="00000000" w:usb1="08070000" w:usb2="00000010" w:usb3="00000000" w:csb0="00020000"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B102E" w:rsidRPr="006F6D3D" w:rsidRDefault="001B102E"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16790D" w:rsidRDefault="0016790D" w:rsidP="001A3B3D">
      <w:r>
        <w:separator/>
      </w:r>
    </w:p>
  </w:footnote>
  <w:footnote w:type="continuationSeparator" w:id="0">
    <w:p w:rsidR="0016790D" w:rsidRDefault="0016790D"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5895AC6"/>
    <w:multiLevelType w:val="multilevel"/>
    <w:tmpl w:val="4B44EB4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19476E2A"/>
    <w:multiLevelType w:val="hybridMultilevel"/>
    <w:tmpl w:val="FD96EA84"/>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3" w15:restartNumberingAfterBreak="0">
    <w:nsid w:val="1AAF6E5D"/>
    <w:multiLevelType w:val="hybridMultilevel"/>
    <w:tmpl w:val="4BC8A8DA"/>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EAC7278"/>
    <w:multiLevelType w:val="multilevel"/>
    <w:tmpl w:val="648015E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13A684F"/>
    <w:multiLevelType w:val="hybridMultilevel"/>
    <w:tmpl w:val="FB908F6C"/>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8" w15:restartNumberingAfterBreak="0">
    <w:nsid w:val="25BC61F3"/>
    <w:multiLevelType w:val="hybridMultilevel"/>
    <w:tmpl w:val="CA7CA558"/>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78E35FA"/>
    <w:multiLevelType w:val="hybridMultilevel"/>
    <w:tmpl w:val="D65AB70A"/>
    <w:lvl w:ilvl="0" w:tplc="04190001">
      <w:start w:val="1"/>
      <w:numFmt w:val="bullet"/>
      <w:lvlText w:val=""/>
      <w:lvlJc w:val="start"/>
      <w:pPr>
        <w:ind w:start="52.80pt" w:hanging="18pt"/>
      </w:pPr>
      <w:rPr>
        <w:rFonts w:ascii="Symbol" w:hAnsi="Symbol" w:hint="default"/>
      </w:rPr>
    </w:lvl>
    <w:lvl w:ilvl="1" w:tplc="04190003" w:tentative="1">
      <w:start w:val="1"/>
      <w:numFmt w:val="bullet"/>
      <w:lvlText w:val="o"/>
      <w:lvlJc w:val="start"/>
      <w:pPr>
        <w:ind w:start="88.80pt" w:hanging="18pt"/>
      </w:pPr>
      <w:rPr>
        <w:rFonts w:ascii="Courier New" w:hAnsi="Courier New" w:cs="Courier New" w:hint="default"/>
      </w:rPr>
    </w:lvl>
    <w:lvl w:ilvl="2" w:tplc="04190005" w:tentative="1">
      <w:start w:val="1"/>
      <w:numFmt w:val="bullet"/>
      <w:lvlText w:val=""/>
      <w:lvlJc w:val="start"/>
      <w:pPr>
        <w:ind w:start="124.80pt" w:hanging="18pt"/>
      </w:pPr>
      <w:rPr>
        <w:rFonts w:ascii="Wingdings" w:hAnsi="Wingdings" w:hint="default"/>
      </w:rPr>
    </w:lvl>
    <w:lvl w:ilvl="3" w:tplc="04190001" w:tentative="1">
      <w:start w:val="1"/>
      <w:numFmt w:val="bullet"/>
      <w:lvlText w:val=""/>
      <w:lvlJc w:val="start"/>
      <w:pPr>
        <w:ind w:start="160.80pt" w:hanging="18pt"/>
      </w:pPr>
      <w:rPr>
        <w:rFonts w:ascii="Symbol" w:hAnsi="Symbol" w:hint="default"/>
      </w:rPr>
    </w:lvl>
    <w:lvl w:ilvl="4" w:tplc="04190003" w:tentative="1">
      <w:start w:val="1"/>
      <w:numFmt w:val="bullet"/>
      <w:lvlText w:val="o"/>
      <w:lvlJc w:val="start"/>
      <w:pPr>
        <w:ind w:start="196.80pt" w:hanging="18pt"/>
      </w:pPr>
      <w:rPr>
        <w:rFonts w:ascii="Courier New" w:hAnsi="Courier New" w:cs="Courier New" w:hint="default"/>
      </w:rPr>
    </w:lvl>
    <w:lvl w:ilvl="5" w:tplc="04190005" w:tentative="1">
      <w:start w:val="1"/>
      <w:numFmt w:val="bullet"/>
      <w:lvlText w:val=""/>
      <w:lvlJc w:val="start"/>
      <w:pPr>
        <w:ind w:start="232.80pt" w:hanging="18pt"/>
      </w:pPr>
      <w:rPr>
        <w:rFonts w:ascii="Wingdings" w:hAnsi="Wingdings" w:hint="default"/>
      </w:rPr>
    </w:lvl>
    <w:lvl w:ilvl="6" w:tplc="04190001" w:tentative="1">
      <w:start w:val="1"/>
      <w:numFmt w:val="bullet"/>
      <w:lvlText w:val=""/>
      <w:lvlJc w:val="start"/>
      <w:pPr>
        <w:ind w:start="268.80pt" w:hanging="18pt"/>
      </w:pPr>
      <w:rPr>
        <w:rFonts w:ascii="Symbol" w:hAnsi="Symbol" w:hint="default"/>
      </w:rPr>
    </w:lvl>
    <w:lvl w:ilvl="7" w:tplc="04190003" w:tentative="1">
      <w:start w:val="1"/>
      <w:numFmt w:val="bullet"/>
      <w:lvlText w:val="o"/>
      <w:lvlJc w:val="start"/>
      <w:pPr>
        <w:ind w:start="304.80pt" w:hanging="18pt"/>
      </w:pPr>
      <w:rPr>
        <w:rFonts w:ascii="Courier New" w:hAnsi="Courier New" w:cs="Courier New" w:hint="default"/>
      </w:rPr>
    </w:lvl>
    <w:lvl w:ilvl="8" w:tplc="04190005" w:tentative="1">
      <w:start w:val="1"/>
      <w:numFmt w:val="bullet"/>
      <w:lvlText w:val=""/>
      <w:lvlJc w:val="start"/>
      <w:pPr>
        <w:ind w:start="340.80pt" w:hanging="18pt"/>
      </w:pPr>
      <w:rPr>
        <w:rFonts w:ascii="Wingdings" w:hAnsi="Wingdings" w:hint="default"/>
      </w:rPr>
    </w:lvl>
  </w:abstractNum>
  <w:abstractNum w:abstractNumId="21" w15:restartNumberingAfterBreak="0">
    <w:nsid w:val="29880DFE"/>
    <w:multiLevelType w:val="hybridMultilevel"/>
    <w:tmpl w:val="5268B3CA"/>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4189603E"/>
    <w:multiLevelType w:val="multilevel"/>
    <w:tmpl w:val="12523E9A"/>
    <w:lvl w:ilvl="0">
      <w:start w:val="1"/>
      <w:numFmt w:val="upperRoman"/>
      <w:pStyle w:val="1"/>
      <w:lvlText w:val="%1."/>
      <w:lvlJc w:val="center"/>
      <w:pPr>
        <w:tabs>
          <w:tab w:val="num" w:pos="502.25pt"/>
        </w:tabs>
        <w:ind w:firstLine="10.80pt"/>
      </w:pPr>
      <w:rPr>
        <w:rFonts w:ascii="Times New Roman" w:hAnsi="Times New Roman" w:cs="Times New Roman" w:hint="default"/>
        <w:caps w:val="0"/>
        <w:strike w:val="0"/>
        <w:dstrike w:val="0"/>
        <w:vanish w:val="0"/>
        <w:color w:val="auto"/>
        <w:sz w:val="20"/>
        <w:szCs w:val="20"/>
        <w:vertAlign w:val="baseline"/>
      </w:rPr>
    </w:lvl>
    <w:lvl w:ilvl="1">
      <w:start w:val="1"/>
      <w:numFmt w:val="decimal"/>
      <w:pStyle w:val="2"/>
      <w:lvlText w:val="%2."/>
      <w:lvlJc w:val="start"/>
      <w:pPr>
        <w:tabs>
          <w:tab w:val="num" w:pos="219.45pt"/>
        </w:tabs>
        <w:ind w:start="215.85pt" w:hanging="14.40pt"/>
      </w:pPr>
      <w:rPr>
        <w:rFonts w:hint="default"/>
        <w:b w:val="0"/>
        <w:bCs w:val="0"/>
        <w:i/>
        <w:iCs/>
        <w:caps w:val="0"/>
        <w:strike w:val="0"/>
        <w:dstrike w:val="0"/>
        <w:vanish w:val="0"/>
        <w:color w:val="auto"/>
        <w:sz w:val="20"/>
        <w:szCs w:val="20"/>
        <w:vertAlign w:val="baseline"/>
      </w:rPr>
    </w:lvl>
    <w:lvl w:ilvl="2">
      <w:start w:val="1"/>
      <w:numFmt w:val="decimal"/>
      <w:pStyle w:val="3"/>
      <w:lvlText w:val="%3)"/>
      <w:lvlJc w:val="start"/>
      <w:pPr>
        <w:tabs>
          <w:tab w:val="num" w:pos="228.45pt"/>
        </w:tabs>
        <w:ind w:firstLine="9pt"/>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4"/>
      <w:lvlText w:val="%4)"/>
      <w:lvlJc w:val="start"/>
      <w:pPr>
        <w:tabs>
          <w:tab w:val="num" w:pos="232.95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363.45pt"/>
        </w:tabs>
        <w:ind w:start="345.45pt"/>
      </w:pPr>
      <w:rPr>
        <w:rFonts w:cs="Times New Roman" w:hint="default"/>
      </w:rPr>
    </w:lvl>
    <w:lvl w:ilvl="5">
      <w:start w:val="1"/>
      <w:numFmt w:val="lowerLetter"/>
      <w:lvlText w:val="(%6)"/>
      <w:lvlJc w:val="start"/>
      <w:pPr>
        <w:tabs>
          <w:tab w:val="num" w:pos="399.45pt"/>
        </w:tabs>
        <w:ind w:start="381.45pt"/>
      </w:pPr>
      <w:rPr>
        <w:rFonts w:cs="Times New Roman" w:hint="default"/>
      </w:rPr>
    </w:lvl>
    <w:lvl w:ilvl="6">
      <w:start w:val="1"/>
      <w:numFmt w:val="lowerRoman"/>
      <w:lvlText w:val="(%7)"/>
      <w:lvlJc w:val="start"/>
      <w:pPr>
        <w:tabs>
          <w:tab w:val="num" w:pos="435.45pt"/>
        </w:tabs>
        <w:ind w:start="417.45pt"/>
      </w:pPr>
      <w:rPr>
        <w:rFonts w:cs="Times New Roman" w:hint="default"/>
      </w:rPr>
    </w:lvl>
    <w:lvl w:ilvl="7">
      <w:start w:val="1"/>
      <w:numFmt w:val="lowerLetter"/>
      <w:lvlText w:val="(%8)"/>
      <w:lvlJc w:val="start"/>
      <w:pPr>
        <w:tabs>
          <w:tab w:val="num" w:pos="471.45pt"/>
        </w:tabs>
        <w:ind w:start="453.45pt"/>
      </w:pPr>
      <w:rPr>
        <w:rFonts w:cs="Times New Roman" w:hint="default"/>
      </w:rPr>
    </w:lvl>
    <w:lvl w:ilvl="8">
      <w:start w:val="1"/>
      <w:numFmt w:val="lowerRoman"/>
      <w:lvlText w:val="(%9)"/>
      <w:lvlJc w:val="start"/>
      <w:pPr>
        <w:tabs>
          <w:tab w:val="num" w:pos="507.45pt"/>
        </w:tabs>
        <w:ind w:start="489.45pt"/>
      </w:pPr>
      <w:rPr>
        <w:rFonts w:cs="Times New Roman" w:hint="default"/>
      </w:rPr>
    </w:lvl>
  </w:abstractNum>
  <w:abstractNum w:abstractNumId="25" w15:restartNumberingAfterBreak="0">
    <w:nsid w:val="448B408F"/>
    <w:multiLevelType w:val="hybridMultilevel"/>
    <w:tmpl w:val="BCF819D2"/>
    <w:lvl w:ilvl="0" w:tplc="0419000F">
      <w:start w:val="1"/>
      <w:numFmt w:val="decimal"/>
      <w:lvlText w:val="%1."/>
      <w:lvlJc w:val="start"/>
      <w:pPr>
        <w:ind w:start="36pt" w:hanging="18pt"/>
      </w:p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26" w15:restartNumberingAfterBreak="0">
    <w:nsid w:val="46FC7BBE"/>
    <w:multiLevelType w:val="hybridMultilevel"/>
    <w:tmpl w:val="E398D550"/>
    <w:lvl w:ilvl="0" w:tplc="04190001">
      <w:start w:val="1"/>
      <w:numFmt w:val="bullet"/>
      <w:lvlText w:val=""/>
      <w:lvlJc w:val="start"/>
      <w:pPr>
        <w:ind w:start="38.40pt" w:hanging="18pt"/>
      </w:pPr>
      <w:rPr>
        <w:rFonts w:ascii="Symbol" w:hAnsi="Symbol" w:hint="default"/>
      </w:rPr>
    </w:lvl>
    <w:lvl w:ilvl="1" w:tplc="04190003" w:tentative="1">
      <w:start w:val="1"/>
      <w:numFmt w:val="bullet"/>
      <w:lvlText w:val="o"/>
      <w:lvlJc w:val="start"/>
      <w:pPr>
        <w:ind w:start="74.40pt" w:hanging="18pt"/>
      </w:pPr>
      <w:rPr>
        <w:rFonts w:ascii="Courier New" w:hAnsi="Courier New" w:cs="Courier New" w:hint="default"/>
      </w:rPr>
    </w:lvl>
    <w:lvl w:ilvl="2" w:tplc="04190005" w:tentative="1">
      <w:start w:val="1"/>
      <w:numFmt w:val="bullet"/>
      <w:lvlText w:val=""/>
      <w:lvlJc w:val="start"/>
      <w:pPr>
        <w:ind w:start="110.40pt" w:hanging="18pt"/>
      </w:pPr>
      <w:rPr>
        <w:rFonts w:ascii="Wingdings" w:hAnsi="Wingdings" w:hint="default"/>
      </w:rPr>
    </w:lvl>
    <w:lvl w:ilvl="3" w:tplc="04190001" w:tentative="1">
      <w:start w:val="1"/>
      <w:numFmt w:val="bullet"/>
      <w:lvlText w:val=""/>
      <w:lvlJc w:val="start"/>
      <w:pPr>
        <w:ind w:start="146.40pt" w:hanging="18pt"/>
      </w:pPr>
      <w:rPr>
        <w:rFonts w:ascii="Symbol" w:hAnsi="Symbol" w:hint="default"/>
      </w:rPr>
    </w:lvl>
    <w:lvl w:ilvl="4" w:tplc="04190003" w:tentative="1">
      <w:start w:val="1"/>
      <w:numFmt w:val="bullet"/>
      <w:lvlText w:val="o"/>
      <w:lvlJc w:val="start"/>
      <w:pPr>
        <w:ind w:start="182.40pt" w:hanging="18pt"/>
      </w:pPr>
      <w:rPr>
        <w:rFonts w:ascii="Courier New" w:hAnsi="Courier New" w:cs="Courier New" w:hint="default"/>
      </w:rPr>
    </w:lvl>
    <w:lvl w:ilvl="5" w:tplc="04190005" w:tentative="1">
      <w:start w:val="1"/>
      <w:numFmt w:val="bullet"/>
      <w:lvlText w:val=""/>
      <w:lvlJc w:val="start"/>
      <w:pPr>
        <w:ind w:start="218.40pt" w:hanging="18pt"/>
      </w:pPr>
      <w:rPr>
        <w:rFonts w:ascii="Wingdings" w:hAnsi="Wingdings" w:hint="default"/>
      </w:rPr>
    </w:lvl>
    <w:lvl w:ilvl="6" w:tplc="04190001" w:tentative="1">
      <w:start w:val="1"/>
      <w:numFmt w:val="bullet"/>
      <w:lvlText w:val=""/>
      <w:lvlJc w:val="start"/>
      <w:pPr>
        <w:ind w:start="254.40pt" w:hanging="18pt"/>
      </w:pPr>
      <w:rPr>
        <w:rFonts w:ascii="Symbol" w:hAnsi="Symbol" w:hint="default"/>
      </w:rPr>
    </w:lvl>
    <w:lvl w:ilvl="7" w:tplc="04190003" w:tentative="1">
      <w:start w:val="1"/>
      <w:numFmt w:val="bullet"/>
      <w:lvlText w:val="o"/>
      <w:lvlJc w:val="start"/>
      <w:pPr>
        <w:ind w:start="290.40pt" w:hanging="18pt"/>
      </w:pPr>
      <w:rPr>
        <w:rFonts w:ascii="Courier New" w:hAnsi="Courier New" w:cs="Courier New" w:hint="default"/>
      </w:rPr>
    </w:lvl>
    <w:lvl w:ilvl="8" w:tplc="04190005" w:tentative="1">
      <w:start w:val="1"/>
      <w:numFmt w:val="bullet"/>
      <w:lvlText w:val=""/>
      <w:lvlJc w:val="start"/>
      <w:pPr>
        <w:ind w:start="326.40pt" w:hanging="18pt"/>
      </w:pPr>
      <w:rPr>
        <w:rFonts w:ascii="Wingdings" w:hAnsi="Wingdings"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9" w15:restartNumberingAfterBreak="0">
    <w:nsid w:val="54C727A3"/>
    <w:multiLevelType w:val="hybridMultilevel"/>
    <w:tmpl w:val="76680718"/>
    <w:lvl w:ilvl="0" w:tplc="68C4B78E">
      <w:start w:val="1"/>
      <w:numFmt w:val="decimal"/>
      <w:lvlText w:val="%1."/>
      <w:lvlJc w:val="start"/>
      <w:pPr>
        <w:ind w:start="36pt" w:hanging="18pt"/>
      </w:pPr>
      <w:rPr>
        <w:rFonts w:ascii="Times New Roman" w:eastAsia="SimSun" w:hAnsi="Times New Roman" w:cs="Times New Roman"/>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30" w15:restartNumberingAfterBreak="0">
    <w:nsid w:val="5829572F"/>
    <w:multiLevelType w:val="hybridMultilevel"/>
    <w:tmpl w:val="CE28908E"/>
    <w:lvl w:ilvl="0" w:tplc="136EAF56">
      <w:start w:val="1"/>
      <w:numFmt w:val="decimal"/>
      <w:lvlText w:val="%1)"/>
      <w:lvlJc w:val="start"/>
      <w:pPr>
        <w:ind w:start="36pt" w:hanging="18pt"/>
      </w:pPr>
      <w:rPr>
        <w:rFonts w:hint="default"/>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31" w15:restartNumberingAfterBreak="0">
    <w:nsid w:val="65D97342"/>
    <w:multiLevelType w:val="hybridMultilevel"/>
    <w:tmpl w:val="DD826F10"/>
    <w:lvl w:ilvl="0" w:tplc="04190013">
      <w:start w:val="1"/>
      <w:numFmt w:val="upperRoman"/>
      <w:lvlText w:val="%1."/>
      <w:lvlJc w:val="end"/>
      <w:pPr>
        <w:ind w:start="36pt" w:hanging="18pt"/>
      </w:pPr>
      <w:rPr>
        <w:rFonts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32" w15:restartNumberingAfterBreak="0">
    <w:nsid w:val="694B26E4"/>
    <w:multiLevelType w:val="hybridMultilevel"/>
    <w:tmpl w:val="5BBE04BA"/>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3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5" w15:restartNumberingAfterBreak="0">
    <w:nsid w:val="6D5072FD"/>
    <w:multiLevelType w:val="hybridMultilevel"/>
    <w:tmpl w:val="35265FD4"/>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36" w15:restartNumberingAfterBreak="0">
    <w:nsid w:val="6EF27855"/>
    <w:multiLevelType w:val="hybridMultilevel"/>
    <w:tmpl w:val="3E849CC4"/>
    <w:lvl w:ilvl="0" w:tplc="0419000F">
      <w:start w:val="1"/>
      <w:numFmt w:val="decimal"/>
      <w:lvlText w:val="%1."/>
      <w:lvlJc w:val="start"/>
      <w:pPr>
        <w:ind w:start="36pt" w:hanging="18pt"/>
      </w:p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37" w15:restartNumberingAfterBreak="0">
    <w:nsid w:val="76380257"/>
    <w:multiLevelType w:val="multilevel"/>
    <w:tmpl w:val="E424EDC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8" w15:restartNumberingAfterBreak="0">
    <w:nsid w:val="783A0E6B"/>
    <w:multiLevelType w:val="hybridMultilevel"/>
    <w:tmpl w:val="B14E6F28"/>
    <w:lvl w:ilvl="0" w:tplc="04190001">
      <w:start w:val="1"/>
      <w:numFmt w:val="bullet"/>
      <w:lvlText w:val=""/>
      <w:lvlJc w:val="start"/>
      <w:pPr>
        <w:ind w:start="36pt" w:hanging="18pt"/>
      </w:pPr>
      <w:rPr>
        <w:rFonts w:ascii="Symbol" w:hAnsi="Symbol"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num w:numId="1">
    <w:abstractNumId w:val="22"/>
  </w:num>
  <w:num w:numId="2">
    <w:abstractNumId w:val="33"/>
  </w:num>
  <w:num w:numId="3">
    <w:abstractNumId w:val="19"/>
  </w:num>
  <w:num w:numId="4">
    <w:abstractNumId w:val="24"/>
  </w:num>
  <w:num w:numId="5">
    <w:abstractNumId w:val="24"/>
  </w:num>
  <w:num w:numId="6">
    <w:abstractNumId w:val="24"/>
  </w:num>
  <w:num w:numId="7">
    <w:abstractNumId w:val="24"/>
  </w:num>
  <w:num w:numId="8">
    <w:abstractNumId w:val="28"/>
  </w:num>
  <w:num w:numId="9">
    <w:abstractNumId w:val="34"/>
  </w:num>
  <w:num w:numId="10">
    <w:abstractNumId w:val="23"/>
  </w:num>
  <w:num w:numId="11">
    <w:abstractNumId w:val="16"/>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13"/>
  </w:num>
  <w:num w:numId="26">
    <w:abstractNumId w:val="29"/>
  </w:num>
  <w:num w:numId="27">
    <w:abstractNumId w:val="20"/>
  </w:num>
  <w:num w:numId="28">
    <w:abstractNumId w:val="17"/>
  </w:num>
  <w:num w:numId="29">
    <w:abstractNumId w:val="36"/>
  </w:num>
  <w:num w:numId="30">
    <w:abstractNumId w:val="25"/>
  </w:num>
  <w:num w:numId="31">
    <w:abstractNumId w:val="26"/>
  </w:num>
  <w:num w:numId="32">
    <w:abstractNumId w:val="21"/>
  </w:num>
  <w:num w:numId="33">
    <w:abstractNumId w:val="31"/>
  </w:num>
  <w:num w:numId="34">
    <w:abstractNumId w:val="11"/>
  </w:num>
  <w:num w:numId="35">
    <w:abstractNumId w:val="37"/>
  </w:num>
  <w:num w:numId="36">
    <w:abstractNumId w:val="15"/>
  </w:num>
  <w:num w:numId="37">
    <w:abstractNumId w:val="12"/>
  </w:num>
  <w:num w:numId="38">
    <w:abstractNumId w:val="35"/>
  </w:num>
  <w:num w:numId="39">
    <w:abstractNumId w:val="30"/>
  </w:num>
  <w:num w:numId="40">
    <w:abstractNumId w:val="32"/>
  </w:num>
  <w:num w:numId="41">
    <w:abstractNumId w:val="28"/>
  </w:num>
  <w:num w:numId="42">
    <w:abstractNumId w:val="28"/>
  </w:num>
  <w:num w:numId="43">
    <w:abstractNumId w:val="28"/>
  </w:num>
  <w:num w:numId="44">
    <w:abstractNumId w:val="18"/>
  </w:num>
  <w:num w:numId="45">
    <w:abstractNumId w:val="38"/>
  </w:num>
  <w:num w:numId="46">
    <w:abstractNumId w:val="28"/>
  </w:num>
  <w:num w:numId="47">
    <w:abstractNumId w:val="28"/>
  </w:num>
</w:numbering>
</file>

<file path=word/people.xml><?xml version="1.0" encoding="utf-8"?>
<w15:people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15:person w15:author="Пользователь Windows">
    <w15:presenceInfo w15:providerId="None" w15:userId="Пользователь Windows"/>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revisionView w:comments="0" w:insDel="0" w:formatting="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C0A"/>
    <w:rsid w:val="0000717A"/>
    <w:rsid w:val="00012B17"/>
    <w:rsid w:val="000213AC"/>
    <w:rsid w:val="00034246"/>
    <w:rsid w:val="000447A3"/>
    <w:rsid w:val="0004781E"/>
    <w:rsid w:val="00052C59"/>
    <w:rsid w:val="0005388C"/>
    <w:rsid w:val="00064D30"/>
    <w:rsid w:val="00066C2D"/>
    <w:rsid w:val="000720FC"/>
    <w:rsid w:val="0007324A"/>
    <w:rsid w:val="000756A2"/>
    <w:rsid w:val="00080E36"/>
    <w:rsid w:val="0008758A"/>
    <w:rsid w:val="000942D7"/>
    <w:rsid w:val="000A15E1"/>
    <w:rsid w:val="000A26EA"/>
    <w:rsid w:val="000A496B"/>
    <w:rsid w:val="000B118B"/>
    <w:rsid w:val="000B1CC9"/>
    <w:rsid w:val="000B3310"/>
    <w:rsid w:val="000B5D78"/>
    <w:rsid w:val="000C1E68"/>
    <w:rsid w:val="000C2FC6"/>
    <w:rsid w:val="000C37B5"/>
    <w:rsid w:val="000C44D5"/>
    <w:rsid w:val="000C58AB"/>
    <w:rsid w:val="000D7D86"/>
    <w:rsid w:val="000F13E4"/>
    <w:rsid w:val="000F1FC3"/>
    <w:rsid w:val="000F7630"/>
    <w:rsid w:val="00101CE4"/>
    <w:rsid w:val="00102744"/>
    <w:rsid w:val="00105A03"/>
    <w:rsid w:val="00111533"/>
    <w:rsid w:val="00113314"/>
    <w:rsid w:val="001264AB"/>
    <w:rsid w:val="00127DA3"/>
    <w:rsid w:val="0014307B"/>
    <w:rsid w:val="00144031"/>
    <w:rsid w:val="001453F6"/>
    <w:rsid w:val="00147BA3"/>
    <w:rsid w:val="00150957"/>
    <w:rsid w:val="00151278"/>
    <w:rsid w:val="00156B7D"/>
    <w:rsid w:val="00162C39"/>
    <w:rsid w:val="00163D33"/>
    <w:rsid w:val="00167139"/>
    <w:rsid w:val="0016790D"/>
    <w:rsid w:val="00167AEA"/>
    <w:rsid w:val="00174E85"/>
    <w:rsid w:val="00183182"/>
    <w:rsid w:val="00185CF7"/>
    <w:rsid w:val="001913A5"/>
    <w:rsid w:val="001947B0"/>
    <w:rsid w:val="001A1F28"/>
    <w:rsid w:val="001A2EFD"/>
    <w:rsid w:val="001A3B3D"/>
    <w:rsid w:val="001B102E"/>
    <w:rsid w:val="001B48F0"/>
    <w:rsid w:val="001B56B2"/>
    <w:rsid w:val="001B67DC"/>
    <w:rsid w:val="001C1F4B"/>
    <w:rsid w:val="001C2691"/>
    <w:rsid w:val="001C7D38"/>
    <w:rsid w:val="001D316D"/>
    <w:rsid w:val="001D6AFB"/>
    <w:rsid w:val="001D7649"/>
    <w:rsid w:val="001E36EF"/>
    <w:rsid w:val="001E5A92"/>
    <w:rsid w:val="002033AF"/>
    <w:rsid w:val="002213B8"/>
    <w:rsid w:val="002249FD"/>
    <w:rsid w:val="002254A9"/>
    <w:rsid w:val="00231E9C"/>
    <w:rsid w:val="00233D97"/>
    <w:rsid w:val="002347A2"/>
    <w:rsid w:val="00235BFA"/>
    <w:rsid w:val="002429A4"/>
    <w:rsid w:val="00247DD9"/>
    <w:rsid w:val="00250216"/>
    <w:rsid w:val="0025466F"/>
    <w:rsid w:val="002560EF"/>
    <w:rsid w:val="002565F7"/>
    <w:rsid w:val="002650E1"/>
    <w:rsid w:val="00265206"/>
    <w:rsid w:val="00266DCB"/>
    <w:rsid w:val="00277059"/>
    <w:rsid w:val="00280266"/>
    <w:rsid w:val="0028031A"/>
    <w:rsid w:val="002850E3"/>
    <w:rsid w:val="002B0A7F"/>
    <w:rsid w:val="002B35AB"/>
    <w:rsid w:val="002B3CEA"/>
    <w:rsid w:val="002B413C"/>
    <w:rsid w:val="002C0034"/>
    <w:rsid w:val="002C61D3"/>
    <w:rsid w:val="002C7934"/>
    <w:rsid w:val="002D3318"/>
    <w:rsid w:val="002D568C"/>
    <w:rsid w:val="002E03EA"/>
    <w:rsid w:val="002E2163"/>
    <w:rsid w:val="002E78E7"/>
    <w:rsid w:val="002F0D1E"/>
    <w:rsid w:val="002F22F5"/>
    <w:rsid w:val="002F55F5"/>
    <w:rsid w:val="002F63F3"/>
    <w:rsid w:val="003045F0"/>
    <w:rsid w:val="003111CF"/>
    <w:rsid w:val="00311204"/>
    <w:rsid w:val="00312E02"/>
    <w:rsid w:val="00316CC8"/>
    <w:rsid w:val="00330D1E"/>
    <w:rsid w:val="00332FDD"/>
    <w:rsid w:val="00335696"/>
    <w:rsid w:val="00345785"/>
    <w:rsid w:val="00354FCF"/>
    <w:rsid w:val="00356448"/>
    <w:rsid w:val="0035697F"/>
    <w:rsid w:val="0036272A"/>
    <w:rsid w:val="003629C9"/>
    <w:rsid w:val="003631E9"/>
    <w:rsid w:val="00364325"/>
    <w:rsid w:val="00364F6F"/>
    <w:rsid w:val="0037059B"/>
    <w:rsid w:val="00371508"/>
    <w:rsid w:val="003732F4"/>
    <w:rsid w:val="00381C60"/>
    <w:rsid w:val="00383D13"/>
    <w:rsid w:val="003A19E2"/>
    <w:rsid w:val="003A4332"/>
    <w:rsid w:val="003B15B7"/>
    <w:rsid w:val="003B29D8"/>
    <w:rsid w:val="003B2B40"/>
    <w:rsid w:val="003B36D6"/>
    <w:rsid w:val="003B4E04"/>
    <w:rsid w:val="003C2CFA"/>
    <w:rsid w:val="003E0810"/>
    <w:rsid w:val="003E5042"/>
    <w:rsid w:val="003E5B01"/>
    <w:rsid w:val="003F2A39"/>
    <w:rsid w:val="003F4D00"/>
    <w:rsid w:val="003F5A08"/>
    <w:rsid w:val="00400E99"/>
    <w:rsid w:val="0040147B"/>
    <w:rsid w:val="00413C7B"/>
    <w:rsid w:val="00414637"/>
    <w:rsid w:val="004150C8"/>
    <w:rsid w:val="00415EB0"/>
    <w:rsid w:val="0041753E"/>
    <w:rsid w:val="004203EB"/>
    <w:rsid w:val="00420716"/>
    <w:rsid w:val="00431EBB"/>
    <w:rsid w:val="004325FB"/>
    <w:rsid w:val="00434DBC"/>
    <w:rsid w:val="00441DA3"/>
    <w:rsid w:val="004432BA"/>
    <w:rsid w:val="0044407E"/>
    <w:rsid w:val="00445DA4"/>
    <w:rsid w:val="00445E50"/>
    <w:rsid w:val="00447BB9"/>
    <w:rsid w:val="0046031D"/>
    <w:rsid w:val="00460DEB"/>
    <w:rsid w:val="0046388B"/>
    <w:rsid w:val="00466218"/>
    <w:rsid w:val="004735E1"/>
    <w:rsid w:val="00473AC9"/>
    <w:rsid w:val="00475799"/>
    <w:rsid w:val="0048328F"/>
    <w:rsid w:val="0048362D"/>
    <w:rsid w:val="00485E16"/>
    <w:rsid w:val="004870BC"/>
    <w:rsid w:val="004964E5"/>
    <w:rsid w:val="004A2F5E"/>
    <w:rsid w:val="004A4618"/>
    <w:rsid w:val="004B302D"/>
    <w:rsid w:val="004B45F7"/>
    <w:rsid w:val="004C03B9"/>
    <w:rsid w:val="004C27B5"/>
    <w:rsid w:val="004C326B"/>
    <w:rsid w:val="004C74B4"/>
    <w:rsid w:val="004D72B5"/>
    <w:rsid w:val="004E2FC4"/>
    <w:rsid w:val="004F22F6"/>
    <w:rsid w:val="004F5B26"/>
    <w:rsid w:val="00500496"/>
    <w:rsid w:val="00505018"/>
    <w:rsid w:val="00507F84"/>
    <w:rsid w:val="005107A1"/>
    <w:rsid w:val="00512745"/>
    <w:rsid w:val="00515DE2"/>
    <w:rsid w:val="00516F3D"/>
    <w:rsid w:val="00522323"/>
    <w:rsid w:val="00522E95"/>
    <w:rsid w:val="005241CD"/>
    <w:rsid w:val="00524533"/>
    <w:rsid w:val="005263F3"/>
    <w:rsid w:val="00527BDA"/>
    <w:rsid w:val="00530D66"/>
    <w:rsid w:val="00535D7A"/>
    <w:rsid w:val="00541987"/>
    <w:rsid w:val="00547152"/>
    <w:rsid w:val="00551B7F"/>
    <w:rsid w:val="005523CF"/>
    <w:rsid w:val="00552406"/>
    <w:rsid w:val="00555F34"/>
    <w:rsid w:val="005651A4"/>
    <w:rsid w:val="00565AC4"/>
    <w:rsid w:val="00565D75"/>
    <w:rsid w:val="0056610F"/>
    <w:rsid w:val="00566955"/>
    <w:rsid w:val="00574DDE"/>
    <w:rsid w:val="00574EAD"/>
    <w:rsid w:val="00575BCA"/>
    <w:rsid w:val="005805D5"/>
    <w:rsid w:val="005833A5"/>
    <w:rsid w:val="00584983"/>
    <w:rsid w:val="0058739C"/>
    <w:rsid w:val="00590E63"/>
    <w:rsid w:val="00591C9C"/>
    <w:rsid w:val="00594267"/>
    <w:rsid w:val="005A27B4"/>
    <w:rsid w:val="005A5B38"/>
    <w:rsid w:val="005B0344"/>
    <w:rsid w:val="005B520E"/>
    <w:rsid w:val="005B5EB4"/>
    <w:rsid w:val="005B639D"/>
    <w:rsid w:val="005C0E4B"/>
    <w:rsid w:val="005C7675"/>
    <w:rsid w:val="005D0AC5"/>
    <w:rsid w:val="005E2800"/>
    <w:rsid w:val="005E2E7C"/>
    <w:rsid w:val="005F16CE"/>
    <w:rsid w:val="005F2BC8"/>
    <w:rsid w:val="0060208B"/>
    <w:rsid w:val="006022D8"/>
    <w:rsid w:val="00605825"/>
    <w:rsid w:val="00607BED"/>
    <w:rsid w:val="00614E60"/>
    <w:rsid w:val="00616DC4"/>
    <w:rsid w:val="00620F6B"/>
    <w:rsid w:val="00622368"/>
    <w:rsid w:val="00627636"/>
    <w:rsid w:val="00634603"/>
    <w:rsid w:val="00643776"/>
    <w:rsid w:val="00645D22"/>
    <w:rsid w:val="00651A08"/>
    <w:rsid w:val="0065366C"/>
    <w:rsid w:val="00653869"/>
    <w:rsid w:val="00653C9E"/>
    <w:rsid w:val="00654204"/>
    <w:rsid w:val="006578D5"/>
    <w:rsid w:val="006635F6"/>
    <w:rsid w:val="00670434"/>
    <w:rsid w:val="00672368"/>
    <w:rsid w:val="0067256D"/>
    <w:rsid w:val="006729C1"/>
    <w:rsid w:val="00675814"/>
    <w:rsid w:val="00691345"/>
    <w:rsid w:val="006942DD"/>
    <w:rsid w:val="006A67CA"/>
    <w:rsid w:val="006B3574"/>
    <w:rsid w:val="006B6762"/>
    <w:rsid w:val="006B6B66"/>
    <w:rsid w:val="006C2349"/>
    <w:rsid w:val="006C2A8F"/>
    <w:rsid w:val="006C4309"/>
    <w:rsid w:val="006C4A3D"/>
    <w:rsid w:val="006C6085"/>
    <w:rsid w:val="006D1CFB"/>
    <w:rsid w:val="006D2187"/>
    <w:rsid w:val="006D5EFB"/>
    <w:rsid w:val="006F2A4F"/>
    <w:rsid w:val="006F317F"/>
    <w:rsid w:val="006F6D3D"/>
    <w:rsid w:val="00710D23"/>
    <w:rsid w:val="007129A2"/>
    <w:rsid w:val="00712BA0"/>
    <w:rsid w:val="00715BEA"/>
    <w:rsid w:val="00722B6E"/>
    <w:rsid w:val="007235E5"/>
    <w:rsid w:val="007241BB"/>
    <w:rsid w:val="00724436"/>
    <w:rsid w:val="0073621D"/>
    <w:rsid w:val="00740EEA"/>
    <w:rsid w:val="0074366D"/>
    <w:rsid w:val="00747BBC"/>
    <w:rsid w:val="0075411A"/>
    <w:rsid w:val="007555A2"/>
    <w:rsid w:val="00760779"/>
    <w:rsid w:val="00762562"/>
    <w:rsid w:val="0076281A"/>
    <w:rsid w:val="00762DFB"/>
    <w:rsid w:val="007645EF"/>
    <w:rsid w:val="00764D33"/>
    <w:rsid w:val="00766D67"/>
    <w:rsid w:val="00767A94"/>
    <w:rsid w:val="007709FC"/>
    <w:rsid w:val="00772AF0"/>
    <w:rsid w:val="00774FE9"/>
    <w:rsid w:val="00783393"/>
    <w:rsid w:val="0079040E"/>
    <w:rsid w:val="007931EC"/>
    <w:rsid w:val="00794804"/>
    <w:rsid w:val="007A1A34"/>
    <w:rsid w:val="007A2BFF"/>
    <w:rsid w:val="007B1043"/>
    <w:rsid w:val="007B33F1"/>
    <w:rsid w:val="007B5D78"/>
    <w:rsid w:val="007B6DDA"/>
    <w:rsid w:val="007B7D5E"/>
    <w:rsid w:val="007C02E5"/>
    <w:rsid w:val="007C0308"/>
    <w:rsid w:val="007C2FF2"/>
    <w:rsid w:val="007C3196"/>
    <w:rsid w:val="007D2E49"/>
    <w:rsid w:val="007D52F7"/>
    <w:rsid w:val="007D6232"/>
    <w:rsid w:val="007E0B04"/>
    <w:rsid w:val="007E0DF8"/>
    <w:rsid w:val="007F1F99"/>
    <w:rsid w:val="007F4888"/>
    <w:rsid w:val="007F768F"/>
    <w:rsid w:val="008004D0"/>
    <w:rsid w:val="008032A3"/>
    <w:rsid w:val="0080791D"/>
    <w:rsid w:val="00821B62"/>
    <w:rsid w:val="00822EA9"/>
    <w:rsid w:val="008319D1"/>
    <w:rsid w:val="008322DD"/>
    <w:rsid w:val="00836367"/>
    <w:rsid w:val="008472EA"/>
    <w:rsid w:val="0085363F"/>
    <w:rsid w:val="008545F4"/>
    <w:rsid w:val="00860487"/>
    <w:rsid w:val="0086131B"/>
    <w:rsid w:val="0087165A"/>
    <w:rsid w:val="00873603"/>
    <w:rsid w:val="00873F36"/>
    <w:rsid w:val="00880E43"/>
    <w:rsid w:val="00884226"/>
    <w:rsid w:val="00884E70"/>
    <w:rsid w:val="008A1DE6"/>
    <w:rsid w:val="008A2C7D"/>
    <w:rsid w:val="008B220B"/>
    <w:rsid w:val="008B4D56"/>
    <w:rsid w:val="008B4FC9"/>
    <w:rsid w:val="008B57EA"/>
    <w:rsid w:val="008B6307"/>
    <w:rsid w:val="008B6524"/>
    <w:rsid w:val="008B65D4"/>
    <w:rsid w:val="008B7C8A"/>
    <w:rsid w:val="008C1C23"/>
    <w:rsid w:val="008C1D18"/>
    <w:rsid w:val="008C444A"/>
    <w:rsid w:val="008C46FC"/>
    <w:rsid w:val="008C4B23"/>
    <w:rsid w:val="008E1796"/>
    <w:rsid w:val="008E440F"/>
    <w:rsid w:val="008F48F1"/>
    <w:rsid w:val="008F6E2C"/>
    <w:rsid w:val="00900927"/>
    <w:rsid w:val="009018D7"/>
    <w:rsid w:val="00912AE9"/>
    <w:rsid w:val="00921DC0"/>
    <w:rsid w:val="00924315"/>
    <w:rsid w:val="009303D9"/>
    <w:rsid w:val="00930D8C"/>
    <w:rsid w:val="009333AF"/>
    <w:rsid w:val="00933C64"/>
    <w:rsid w:val="00936C45"/>
    <w:rsid w:val="009400C1"/>
    <w:rsid w:val="00944DEE"/>
    <w:rsid w:val="00945BFF"/>
    <w:rsid w:val="00954AA8"/>
    <w:rsid w:val="00960966"/>
    <w:rsid w:val="00961A91"/>
    <w:rsid w:val="00972203"/>
    <w:rsid w:val="00977196"/>
    <w:rsid w:val="00980F1E"/>
    <w:rsid w:val="00982CF4"/>
    <w:rsid w:val="00983C29"/>
    <w:rsid w:val="00987D27"/>
    <w:rsid w:val="009940DE"/>
    <w:rsid w:val="009A0968"/>
    <w:rsid w:val="009A3561"/>
    <w:rsid w:val="009A4739"/>
    <w:rsid w:val="009B68BA"/>
    <w:rsid w:val="009C0FBA"/>
    <w:rsid w:val="009C3A56"/>
    <w:rsid w:val="009C4E4C"/>
    <w:rsid w:val="009C5738"/>
    <w:rsid w:val="009C78DF"/>
    <w:rsid w:val="009D0F6F"/>
    <w:rsid w:val="009E0FF6"/>
    <w:rsid w:val="009E2CC9"/>
    <w:rsid w:val="009E323E"/>
    <w:rsid w:val="009E6876"/>
    <w:rsid w:val="009E7E90"/>
    <w:rsid w:val="009F1D79"/>
    <w:rsid w:val="009F404C"/>
    <w:rsid w:val="00A02005"/>
    <w:rsid w:val="00A059B3"/>
    <w:rsid w:val="00A13977"/>
    <w:rsid w:val="00A1753A"/>
    <w:rsid w:val="00A248F4"/>
    <w:rsid w:val="00A47CDA"/>
    <w:rsid w:val="00A52F05"/>
    <w:rsid w:val="00A53F6A"/>
    <w:rsid w:val="00A53FFC"/>
    <w:rsid w:val="00A572A0"/>
    <w:rsid w:val="00A7272B"/>
    <w:rsid w:val="00A76933"/>
    <w:rsid w:val="00A77EAB"/>
    <w:rsid w:val="00A82C90"/>
    <w:rsid w:val="00A863C0"/>
    <w:rsid w:val="00A87A00"/>
    <w:rsid w:val="00A90543"/>
    <w:rsid w:val="00A962F4"/>
    <w:rsid w:val="00AA3CA0"/>
    <w:rsid w:val="00AA5DC3"/>
    <w:rsid w:val="00AA7386"/>
    <w:rsid w:val="00AA76AE"/>
    <w:rsid w:val="00AB0060"/>
    <w:rsid w:val="00AD322F"/>
    <w:rsid w:val="00AD4B6A"/>
    <w:rsid w:val="00AD4D12"/>
    <w:rsid w:val="00AD6931"/>
    <w:rsid w:val="00AE1424"/>
    <w:rsid w:val="00AE3409"/>
    <w:rsid w:val="00AF24BA"/>
    <w:rsid w:val="00AF595E"/>
    <w:rsid w:val="00B01958"/>
    <w:rsid w:val="00B0287C"/>
    <w:rsid w:val="00B05F79"/>
    <w:rsid w:val="00B079F3"/>
    <w:rsid w:val="00B105AC"/>
    <w:rsid w:val="00B11A60"/>
    <w:rsid w:val="00B11C40"/>
    <w:rsid w:val="00B128E1"/>
    <w:rsid w:val="00B12F48"/>
    <w:rsid w:val="00B13BBE"/>
    <w:rsid w:val="00B158C9"/>
    <w:rsid w:val="00B22613"/>
    <w:rsid w:val="00B22965"/>
    <w:rsid w:val="00B2544B"/>
    <w:rsid w:val="00B305C9"/>
    <w:rsid w:val="00B348FC"/>
    <w:rsid w:val="00B37FF3"/>
    <w:rsid w:val="00B44601"/>
    <w:rsid w:val="00B44A76"/>
    <w:rsid w:val="00B51ECA"/>
    <w:rsid w:val="00B52A53"/>
    <w:rsid w:val="00B53545"/>
    <w:rsid w:val="00B63600"/>
    <w:rsid w:val="00B64488"/>
    <w:rsid w:val="00B67287"/>
    <w:rsid w:val="00B71137"/>
    <w:rsid w:val="00B768D1"/>
    <w:rsid w:val="00B7782F"/>
    <w:rsid w:val="00B810D2"/>
    <w:rsid w:val="00B82F53"/>
    <w:rsid w:val="00B921B1"/>
    <w:rsid w:val="00B95E0B"/>
    <w:rsid w:val="00BA1025"/>
    <w:rsid w:val="00BA72B0"/>
    <w:rsid w:val="00BB1906"/>
    <w:rsid w:val="00BB225D"/>
    <w:rsid w:val="00BB3E3D"/>
    <w:rsid w:val="00BB4CDE"/>
    <w:rsid w:val="00BC1921"/>
    <w:rsid w:val="00BC3420"/>
    <w:rsid w:val="00BC5A42"/>
    <w:rsid w:val="00BD4F29"/>
    <w:rsid w:val="00BD670B"/>
    <w:rsid w:val="00BD6C8D"/>
    <w:rsid w:val="00BE6094"/>
    <w:rsid w:val="00BE7D3C"/>
    <w:rsid w:val="00BF1B3A"/>
    <w:rsid w:val="00BF5FF6"/>
    <w:rsid w:val="00C0207F"/>
    <w:rsid w:val="00C032E0"/>
    <w:rsid w:val="00C101E6"/>
    <w:rsid w:val="00C15E82"/>
    <w:rsid w:val="00C16117"/>
    <w:rsid w:val="00C20B0F"/>
    <w:rsid w:val="00C2567F"/>
    <w:rsid w:val="00C3075A"/>
    <w:rsid w:val="00C324EF"/>
    <w:rsid w:val="00C366CA"/>
    <w:rsid w:val="00C4626A"/>
    <w:rsid w:val="00C46BCA"/>
    <w:rsid w:val="00C55433"/>
    <w:rsid w:val="00C569D2"/>
    <w:rsid w:val="00C57409"/>
    <w:rsid w:val="00C575A6"/>
    <w:rsid w:val="00C6104C"/>
    <w:rsid w:val="00C61AC2"/>
    <w:rsid w:val="00C62180"/>
    <w:rsid w:val="00C71E64"/>
    <w:rsid w:val="00C73264"/>
    <w:rsid w:val="00C76BA3"/>
    <w:rsid w:val="00C913C4"/>
    <w:rsid w:val="00C919A4"/>
    <w:rsid w:val="00CA2EB9"/>
    <w:rsid w:val="00CA3815"/>
    <w:rsid w:val="00CA4392"/>
    <w:rsid w:val="00CB0BDD"/>
    <w:rsid w:val="00CB2E62"/>
    <w:rsid w:val="00CB4A81"/>
    <w:rsid w:val="00CB5376"/>
    <w:rsid w:val="00CC393F"/>
    <w:rsid w:val="00CD6070"/>
    <w:rsid w:val="00CD61AD"/>
    <w:rsid w:val="00CD70A2"/>
    <w:rsid w:val="00CE73BD"/>
    <w:rsid w:val="00CE7D7F"/>
    <w:rsid w:val="00D0087D"/>
    <w:rsid w:val="00D01DA1"/>
    <w:rsid w:val="00D02345"/>
    <w:rsid w:val="00D046EF"/>
    <w:rsid w:val="00D13BB8"/>
    <w:rsid w:val="00D14D50"/>
    <w:rsid w:val="00D175DC"/>
    <w:rsid w:val="00D2176E"/>
    <w:rsid w:val="00D23B76"/>
    <w:rsid w:val="00D26416"/>
    <w:rsid w:val="00D2760E"/>
    <w:rsid w:val="00D30DCB"/>
    <w:rsid w:val="00D375F8"/>
    <w:rsid w:val="00D37AFD"/>
    <w:rsid w:val="00D4101F"/>
    <w:rsid w:val="00D44652"/>
    <w:rsid w:val="00D549AE"/>
    <w:rsid w:val="00D55D40"/>
    <w:rsid w:val="00D632BE"/>
    <w:rsid w:val="00D63788"/>
    <w:rsid w:val="00D65A5A"/>
    <w:rsid w:val="00D65EAA"/>
    <w:rsid w:val="00D72130"/>
    <w:rsid w:val="00D72B5F"/>
    <w:rsid w:val="00D72D06"/>
    <w:rsid w:val="00D7427C"/>
    <w:rsid w:val="00D7522C"/>
    <w:rsid w:val="00D7536F"/>
    <w:rsid w:val="00D76539"/>
    <w:rsid w:val="00D76668"/>
    <w:rsid w:val="00D83990"/>
    <w:rsid w:val="00D84729"/>
    <w:rsid w:val="00D85562"/>
    <w:rsid w:val="00D86E67"/>
    <w:rsid w:val="00D913E6"/>
    <w:rsid w:val="00D963CB"/>
    <w:rsid w:val="00DA394D"/>
    <w:rsid w:val="00DA62DE"/>
    <w:rsid w:val="00DB3124"/>
    <w:rsid w:val="00DC0E77"/>
    <w:rsid w:val="00DD01EA"/>
    <w:rsid w:val="00DD7425"/>
    <w:rsid w:val="00DD76E2"/>
    <w:rsid w:val="00DE3956"/>
    <w:rsid w:val="00DE505D"/>
    <w:rsid w:val="00DF0A9A"/>
    <w:rsid w:val="00DF36F0"/>
    <w:rsid w:val="00DF5E66"/>
    <w:rsid w:val="00DF73BC"/>
    <w:rsid w:val="00DF7833"/>
    <w:rsid w:val="00E006D1"/>
    <w:rsid w:val="00E04CAE"/>
    <w:rsid w:val="00E0606D"/>
    <w:rsid w:val="00E06FC4"/>
    <w:rsid w:val="00E07383"/>
    <w:rsid w:val="00E165BC"/>
    <w:rsid w:val="00E36FBA"/>
    <w:rsid w:val="00E41D7C"/>
    <w:rsid w:val="00E44CD5"/>
    <w:rsid w:val="00E4641B"/>
    <w:rsid w:val="00E53B5E"/>
    <w:rsid w:val="00E5605A"/>
    <w:rsid w:val="00E61E12"/>
    <w:rsid w:val="00E63DA1"/>
    <w:rsid w:val="00E7596C"/>
    <w:rsid w:val="00E82EEF"/>
    <w:rsid w:val="00E83318"/>
    <w:rsid w:val="00E83719"/>
    <w:rsid w:val="00E83DDF"/>
    <w:rsid w:val="00E859A9"/>
    <w:rsid w:val="00E86C6D"/>
    <w:rsid w:val="00E874F0"/>
    <w:rsid w:val="00E878F2"/>
    <w:rsid w:val="00E95CE8"/>
    <w:rsid w:val="00E97E44"/>
    <w:rsid w:val="00EA6013"/>
    <w:rsid w:val="00EA6C35"/>
    <w:rsid w:val="00EB283E"/>
    <w:rsid w:val="00EB6575"/>
    <w:rsid w:val="00EB6BD9"/>
    <w:rsid w:val="00EC0C5F"/>
    <w:rsid w:val="00EC19DE"/>
    <w:rsid w:val="00EC1DFD"/>
    <w:rsid w:val="00EC432C"/>
    <w:rsid w:val="00ED0149"/>
    <w:rsid w:val="00ED2BD8"/>
    <w:rsid w:val="00ED39F5"/>
    <w:rsid w:val="00ED6F45"/>
    <w:rsid w:val="00ED7180"/>
    <w:rsid w:val="00EE2553"/>
    <w:rsid w:val="00EE6E85"/>
    <w:rsid w:val="00EF14E3"/>
    <w:rsid w:val="00EF4D07"/>
    <w:rsid w:val="00EF7DE3"/>
    <w:rsid w:val="00F030E1"/>
    <w:rsid w:val="00F03103"/>
    <w:rsid w:val="00F053C7"/>
    <w:rsid w:val="00F15BD5"/>
    <w:rsid w:val="00F271DE"/>
    <w:rsid w:val="00F36274"/>
    <w:rsid w:val="00F46099"/>
    <w:rsid w:val="00F4746B"/>
    <w:rsid w:val="00F53258"/>
    <w:rsid w:val="00F53FE6"/>
    <w:rsid w:val="00F54206"/>
    <w:rsid w:val="00F555BA"/>
    <w:rsid w:val="00F6219E"/>
    <w:rsid w:val="00F627DA"/>
    <w:rsid w:val="00F7288F"/>
    <w:rsid w:val="00F76827"/>
    <w:rsid w:val="00F768E6"/>
    <w:rsid w:val="00F802C6"/>
    <w:rsid w:val="00F847A6"/>
    <w:rsid w:val="00F9377B"/>
    <w:rsid w:val="00F9441B"/>
    <w:rsid w:val="00F9481C"/>
    <w:rsid w:val="00F94DAB"/>
    <w:rsid w:val="00F95117"/>
    <w:rsid w:val="00F95D54"/>
    <w:rsid w:val="00F96B33"/>
    <w:rsid w:val="00F9793A"/>
    <w:rsid w:val="00FA2AED"/>
    <w:rsid w:val="00FA2C7D"/>
    <w:rsid w:val="00FA4C32"/>
    <w:rsid w:val="00FB1DFD"/>
    <w:rsid w:val="00FD2A33"/>
    <w:rsid w:val="00FD4517"/>
    <w:rsid w:val="00FE69E2"/>
    <w:rsid w:val="00FE7114"/>
    <w:rsid w:val="00FE74CB"/>
    <w:rsid w:val="00FF2A49"/>
    <w:rsid w:val="00FF4CEB"/>
    <w:rsid w:val="00FF6D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61B886"/>
  <w15:chartTrackingRefBased/>
  <w15:docId w15:val="{F834EA9A-480C-4943-9AB3-A3249416A98F}"/>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444A"/>
    <w:pPr>
      <w:jc w:val="both"/>
    </w:pPr>
    <w:rPr>
      <w:lang w:val="en-US" w:eastAsia="en-US"/>
    </w:rPr>
  </w:style>
  <w:style w:type="paragraph" w:styleId="1">
    <w:name w:val="heading 1"/>
    <w:basedOn w:val="a"/>
    <w:next w:val="a"/>
    <w:qFormat/>
    <w:rsid w:val="006D2187"/>
    <w:pPr>
      <w:keepNext/>
      <w:keepLines/>
      <w:numPr>
        <w:numId w:val="4"/>
      </w:numPr>
      <w:tabs>
        <w:tab w:val="start" w:pos="10.80pt"/>
      </w:tabs>
      <w:spacing w:before="8pt" w:after="4pt"/>
      <w:ind w:firstLine="0pt"/>
      <w:jc w:val="start"/>
      <w:outlineLvl w:val="0"/>
    </w:pPr>
    <w:rPr>
      <w:smallCaps/>
      <w:noProof/>
    </w:rPr>
  </w:style>
  <w:style w:type="paragraph" w:styleId="2">
    <w:name w:val="heading 2"/>
    <w:basedOn w:val="a"/>
    <w:next w:val="a"/>
    <w:qFormat/>
    <w:rsid w:val="00EC432C"/>
    <w:pPr>
      <w:keepNext/>
      <w:keepLines/>
      <w:numPr>
        <w:ilvl w:val="1"/>
        <w:numId w:val="4"/>
      </w:numPr>
      <w:spacing w:before="6pt" w:after="3pt"/>
      <w:ind w:start="14.40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outlineLvl w:val="2"/>
    </w:pPr>
    <w:rPr>
      <w:i/>
      <w:iCs/>
      <w:noProof/>
    </w:rPr>
  </w:style>
  <w:style w:type="paragraph" w:styleId="4">
    <w:name w:val="heading 4"/>
    <w:basedOn w:val="a"/>
    <w:next w:val="a"/>
    <w:qFormat/>
    <w:rsid w:val="00794804"/>
    <w:pPr>
      <w:numPr>
        <w:ilvl w:val="3"/>
        <w:numId w:val="4"/>
      </w:numPr>
      <w:tabs>
        <w:tab w:val="start" w:pos="36pt"/>
      </w:tabs>
      <w:spacing w:before="2pt" w:after="2pt"/>
      <w:ind w:firstLine="25.20pt"/>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paragraph" w:styleId="6">
    <w:name w:val="heading 6"/>
    <w:aliases w:val="10_times_new"/>
    <w:basedOn w:val="a"/>
    <w:next w:val="a"/>
    <w:link w:val="60"/>
    <w:unhideWhenUsed/>
    <w:rsid w:val="00B22965"/>
    <w:pPr>
      <w:keepNext/>
      <w:keepLines/>
      <w:spacing w:before="2pt"/>
      <w:outlineLvl w:val="5"/>
    </w:pPr>
    <w:rPr>
      <w:rFonts w:eastAsia="Times New Roman"/>
    </w:rPr>
  </w:style>
  <w:style w:type="paragraph" w:styleId="7">
    <w:name w:val="heading 7"/>
    <w:basedOn w:val="a"/>
    <w:next w:val="a"/>
    <w:link w:val="70"/>
    <w:semiHidden/>
    <w:unhideWhenUsed/>
    <w:qFormat/>
    <w:rsid w:val="00F4746B"/>
    <w:pPr>
      <w:keepNext/>
      <w:keepLines/>
      <w:spacing w:before="2pt"/>
      <w:outlineLvl w:val="6"/>
    </w:pPr>
    <w:rPr>
      <w:rFonts w:ascii="Calibri Light" w:eastAsia="Times New Roman" w:hAnsi="Calibri Light"/>
      <w:i/>
      <w:iCs/>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18pt" w:after="2pt"/>
      <w:jc w:val="center"/>
    </w:pPr>
    <w:rPr>
      <w:noProof/>
      <w:sz w:val="22"/>
      <w:szCs w:val="22"/>
      <w:lang w:val="en-US" w:eastAsia="en-US"/>
    </w:rPr>
  </w:style>
  <w:style w:type="paragraph" w:styleId="a3">
    <w:name w:val="Body Text"/>
    <w:basedOn w:val="a"/>
    <w:link w:val="a4"/>
    <w:rsid w:val="00E7596C"/>
    <w:pPr>
      <w:tabs>
        <w:tab w:val="start" w:pos="14.40pt"/>
      </w:tabs>
      <w:spacing w:after="6pt" w:line="11.40pt" w:lineRule="auto"/>
      <w:ind w:firstLine="14.40pt"/>
    </w:pPr>
    <w:rPr>
      <w:spacing w:val="-1"/>
      <w:lang w:val="x-none" w:eastAsia="x-none"/>
    </w:rPr>
  </w:style>
  <w:style w:type="character" w:customStyle="1" w:styleId="a4">
    <w:name w:val="Основной текст Знак"/>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lang w:val="en-US" w:eastAsia="en-US"/>
    </w:rPr>
  </w:style>
  <w:style w:type="paragraph" w:customStyle="1" w:styleId="footnote">
    <w:name w:val="footnote"/>
    <w:pPr>
      <w:framePr w:hSpace="9.35pt" w:vSpace="9.35pt" w:wrap="notBeside" w:vAnchor="text" w:hAnchor="page" w:x="306.05pt" w:y="28.85pt"/>
      <w:numPr>
        <w:numId w:val="3"/>
      </w:numPr>
      <w:spacing w:after="2pt"/>
    </w:pPr>
    <w:rPr>
      <w:sz w:val="16"/>
      <w:szCs w:val="16"/>
      <w:lang w:val="en-US" w:eastAsia="en-US"/>
    </w:rPr>
  </w:style>
  <w:style w:type="paragraph" w:customStyle="1" w:styleId="papersubtitle">
    <w:name w:val="paper subtitle"/>
    <w:pPr>
      <w:spacing w:after="6pt"/>
      <w:jc w:val="center"/>
    </w:pPr>
    <w:rPr>
      <w:rFonts w:eastAsia="MS Mincho"/>
      <w:noProof/>
      <w:sz w:val="28"/>
      <w:szCs w:val="28"/>
      <w:lang w:val="en-US" w:eastAsia="en-US"/>
    </w:rPr>
  </w:style>
  <w:style w:type="paragraph" w:customStyle="1" w:styleId="papertitle">
    <w:name w:val="paper title"/>
    <w:pPr>
      <w:spacing w:after="6pt"/>
      <w:jc w:val="center"/>
    </w:pPr>
    <w:rPr>
      <w:rFonts w:eastAsia="MS Mincho"/>
      <w:noProof/>
      <w:sz w:val="48"/>
      <w:szCs w:val="48"/>
      <w:lang w:val="en-US" w:eastAsia="en-US"/>
    </w:rPr>
  </w:style>
  <w:style w:type="paragraph" w:customStyle="1" w:styleId="references">
    <w:name w:val="references"/>
    <w:pPr>
      <w:numPr>
        <w:numId w:val="8"/>
      </w:numPr>
      <w:spacing w:after="2.50pt" w:line="9pt" w:lineRule="exact"/>
      <w:jc w:val="both"/>
    </w:pPr>
    <w:rPr>
      <w:rFonts w:eastAsia="MS Mincho"/>
      <w:noProof/>
      <w:sz w:val="16"/>
      <w:szCs w:val="16"/>
      <w:lang w:val="en-US" w:eastAsia="en-US"/>
    </w:rPr>
  </w:style>
  <w:style w:type="paragraph" w:customStyle="1" w:styleId="sponsors">
    <w:name w:val="sponsors"/>
    <w:pPr>
      <w:framePr w:wrap="auto" w:hAnchor="text" w:x="30.75pt" w:y="111.95pt"/>
      <w:pBdr>
        <w:top w:val="single" w:sz="4" w:space="2" w:color="auto"/>
      </w:pBdr>
      <w:ind w:firstLine="14.40pt"/>
    </w:pPr>
    <w:rPr>
      <w:sz w:val="16"/>
      <w:szCs w:val="16"/>
      <w:lang w:val="en-US"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3pt" w:after="1.50pt"/>
      <w:ind w:start="2.90pt" w:hanging="1.45pt"/>
      <w:jc w:val="end"/>
    </w:pPr>
    <w:rPr>
      <w:sz w:val="12"/>
      <w:szCs w:val="12"/>
      <w:lang w:val="en-US" w:eastAsia="en-US"/>
    </w:rPr>
  </w:style>
  <w:style w:type="paragraph" w:customStyle="1" w:styleId="tablehead">
    <w:name w:val="table head"/>
    <w:pPr>
      <w:numPr>
        <w:numId w:val="9"/>
      </w:numPr>
      <w:spacing w:before="12pt" w:after="6pt" w:line="10.80pt" w:lineRule="auto"/>
      <w:jc w:val="center"/>
    </w:pPr>
    <w:rPr>
      <w:smallCaps/>
      <w:noProof/>
      <w:sz w:val="16"/>
      <w:szCs w:val="16"/>
      <w:lang w:val="en-US" w:eastAsia="en-US"/>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Верхний колонтитул Знак"/>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Нижний колонтитул Знак"/>
    <w:basedOn w:val="a0"/>
    <w:link w:val="a7"/>
    <w:rsid w:val="001A3B3D"/>
  </w:style>
  <w:style w:type="paragraph" w:styleId="a9">
    <w:name w:val="Normal (Web)"/>
    <w:basedOn w:val="a"/>
    <w:uiPriority w:val="99"/>
    <w:unhideWhenUsed/>
    <w:rsid w:val="00B22965"/>
    <w:pPr>
      <w:spacing w:before="5pt" w:beforeAutospacing="1" w:after="5pt" w:afterAutospacing="1"/>
      <w:jc w:val="start"/>
    </w:pPr>
    <w:rPr>
      <w:rFonts w:eastAsia="Times New Roman"/>
      <w:sz w:val="24"/>
      <w:szCs w:val="24"/>
      <w:lang w:val="ru-RU" w:eastAsia="ru-RU"/>
    </w:rPr>
  </w:style>
  <w:style w:type="character" w:customStyle="1" w:styleId="60">
    <w:name w:val="Заголовок 6 Знак"/>
    <w:aliases w:val="10_times_new Знак"/>
    <w:link w:val="6"/>
    <w:rsid w:val="00B22965"/>
    <w:rPr>
      <w:rFonts w:eastAsia="Times New Roman" w:cs="Times New Roman"/>
    </w:rPr>
  </w:style>
  <w:style w:type="paragraph" w:customStyle="1" w:styleId="timesnew10">
    <w:name w:val="times_new_10"/>
    <w:basedOn w:val="a"/>
    <w:link w:val="timesnew100"/>
    <w:qFormat/>
    <w:rsid w:val="001453F6"/>
  </w:style>
  <w:style w:type="paragraph" w:styleId="aa">
    <w:name w:val="List Paragraph"/>
    <w:basedOn w:val="a"/>
    <w:uiPriority w:val="34"/>
    <w:qFormat/>
    <w:rsid w:val="00B12F48"/>
    <w:pPr>
      <w:ind w:start="36pt"/>
      <w:contextualSpacing/>
    </w:pPr>
  </w:style>
  <w:style w:type="character" w:customStyle="1" w:styleId="timesnew100">
    <w:name w:val="times_new_10 Знак"/>
    <w:basedOn w:val="a0"/>
    <w:link w:val="timesnew10"/>
    <w:rsid w:val="001453F6"/>
  </w:style>
  <w:style w:type="paragraph" w:customStyle="1" w:styleId="Picturetitle">
    <w:name w:val="Picture title"/>
    <w:basedOn w:val="a"/>
    <w:next w:val="a"/>
    <w:link w:val="Picturetitle0"/>
    <w:uiPriority w:val="99"/>
    <w:rsid w:val="00F36274"/>
    <w:pPr>
      <w:spacing w:after="12pt"/>
    </w:pPr>
    <w:rPr>
      <w:rFonts w:eastAsia="Times New Roman"/>
      <w:sz w:val="18"/>
      <w:lang w:val="ru-RU" w:eastAsia="ru-RU"/>
    </w:rPr>
  </w:style>
  <w:style w:type="paragraph" w:customStyle="1" w:styleId="picture">
    <w:name w:val="picture"/>
    <w:basedOn w:val="Picturetitle"/>
    <w:link w:val="picture0"/>
    <w:qFormat/>
    <w:rsid w:val="00B05F79"/>
    <w:pPr>
      <w:spacing w:after="0pt"/>
      <w:ind w:firstLine="36pt"/>
    </w:pPr>
    <w:rPr>
      <w:rFonts w:cs="Arial"/>
      <w:i/>
      <w:sz w:val="16"/>
      <w:lang w:val="en-US"/>
    </w:rPr>
  </w:style>
  <w:style w:type="table" w:styleId="ab">
    <w:name w:val="Table Grid"/>
    <w:basedOn w:val="a1"/>
    <w:uiPriority w:val="59"/>
    <w:rsid w:val="004C74B4"/>
    <w:rPr>
      <w:rFonts w:ascii="Calibri" w:eastAsia="Times New Roman" w:hAnsi="Calibri"/>
      <w:sz w:val="22"/>
      <w:szCs w:val="22"/>
      <w:lang w:val="ru"/>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Picturetitle0">
    <w:name w:val="Picture title Знак"/>
    <w:link w:val="Picturetitle"/>
    <w:uiPriority w:val="99"/>
    <w:rsid w:val="005C7675"/>
    <w:rPr>
      <w:rFonts w:eastAsia="Times New Roman"/>
      <w:sz w:val="18"/>
      <w:lang w:val="ru-RU" w:eastAsia="ru-RU"/>
    </w:rPr>
  </w:style>
  <w:style w:type="character" w:customStyle="1" w:styleId="picture0">
    <w:name w:val="picture Знак"/>
    <w:link w:val="picture"/>
    <w:rsid w:val="00B05F79"/>
    <w:rPr>
      <w:rFonts w:eastAsia="Times New Roman" w:cs="Arial"/>
      <w:i/>
      <w:sz w:val="16"/>
      <w:lang w:val="ru-RU" w:eastAsia="ru-RU"/>
    </w:rPr>
  </w:style>
  <w:style w:type="paragraph" w:styleId="ac">
    <w:name w:val="No Spacing"/>
    <w:aliases w:val="picturestext"/>
    <w:basedOn w:val="a"/>
    <w:uiPriority w:val="1"/>
    <w:qFormat/>
    <w:rsid w:val="00C913C4"/>
    <w:pPr>
      <w:jc w:val="start"/>
    </w:pPr>
    <w:rPr>
      <w:rFonts w:ascii="Calibri" w:eastAsia="Times New Roman" w:hAnsi="Calibri"/>
      <w:sz w:val="24"/>
      <w:szCs w:val="32"/>
      <w:lang w:val="ru" w:eastAsia="ru-RU"/>
    </w:rPr>
  </w:style>
  <w:style w:type="character" w:customStyle="1" w:styleId="70">
    <w:name w:val="Заголовок 7 Знак"/>
    <w:link w:val="7"/>
    <w:semiHidden/>
    <w:rsid w:val="00F4746B"/>
    <w:rPr>
      <w:rFonts w:ascii="Calibri Light" w:eastAsia="Times New Roman" w:hAnsi="Calibri Light" w:cs="Times New Roman"/>
      <w:i/>
      <w:iCs/>
      <w:color w:val="1F4D78"/>
    </w:rPr>
  </w:style>
  <w:style w:type="character" w:styleId="ad">
    <w:name w:val="Hyperlink"/>
    <w:uiPriority w:val="99"/>
    <w:unhideWhenUsed/>
    <w:rsid w:val="0025466F"/>
    <w:rPr>
      <w:color w:val="0000FF"/>
      <w:u w:val="single"/>
    </w:rPr>
  </w:style>
  <w:style w:type="paragraph" w:styleId="HTML">
    <w:name w:val="HTML Preformatted"/>
    <w:basedOn w:val="a"/>
    <w:link w:val="HTML0"/>
    <w:uiPriority w:val="99"/>
    <w:unhideWhenUsed/>
    <w:rsid w:val="00614E6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ru-RU" w:eastAsia="ru-RU"/>
    </w:rPr>
  </w:style>
  <w:style w:type="character" w:customStyle="1" w:styleId="HTML0">
    <w:name w:val="Стандартный HTML Знак"/>
    <w:link w:val="HTML"/>
    <w:uiPriority w:val="99"/>
    <w:rsid w:val="00614E60"/>
    <w:rPr>
      <w:rFonts w:ascii="Courier New" w:eastAsia="Times New Roman" w:hAnsi="Courier New" w:cs="Courier New"/>
      <w:lang w:val="ru-RU" w:eastAsia="ru-RU"/>
    </w:rPr>
  </w:style>
  <w:style w:type="paragraph" w:customStyle="1" w:styleId="code">
    <w:name w:val="code"/>
    <w:basedOn w:val="timesnew10"/>
    <w:link w:val="code0"/>
    <w:qFormat/>
    <w:rsid w:val="002565F7"/>
    <w:pPr>
      <w:jc w:val="start"/>
    </w:pPr>
    <w:rPr>
      <w:i/>
    </w:rPr>
  </w:style>
  <w:style w:type="character" w:customStyle="1" w:styleId="code0">
    <w:name w:val="code Знак"/>
    <w:link w:val="code"/>
    <w:rsid w:val="002565F7"/>
    <w:rPr>
      <w:i/>
    </w:rPr>
  </w:style>
  <w:style w:type="paragraph" w:styleId="ae">
    <w:name w:val="Balloon Text"/>
    <w:basedOn w:val="a"/>
    <w:link w:val="af"/>
    <w:rsid w:val="008C1C23"/>
    <w:rPr>
      <w:rFonts w:ascii="Tahoma" w:hAnsi="Tahoma" w:cs="Tahoma"/>
      <w:sz w:val="16"/>
      <w:szCs w:val="16"/>
    </w:rPr>
  </w:style>
  <w:style w:type="character" w:customStyle="1" w:styleId="af">
    <w:name w:val="Текст выноски Знак"/>
    <w:link w:val="ae"/>
    <w:rsid w:val="008C1C23"/>
    <w:rPr>
      <w:rFonts w:ascii="Tahoma" w:hAnsi="Tahoma" w:cs="Tahoma"/>
      <w:sz w:val="16"/>
      <w:szCs w:val="16"/>
      <w:lang w:val="en-US" w:eastAsia="en-US"/>
    </w:rPr>
  </w:style>
  <w:style w:type="paragraph" w:styleId="af0">
    <w:name w:val="Revision"/>
    <w:hidden/>
    <w:uiPriority w:val="99"/>
    <w:semiHidden/>
    <w:rsid w:val="008C1C23"/>
    <w:rPr>
      <w:lang w:val="en-US" w:eastAsia="en-US"/>
    </w:rPr>
  </w:style>
  <w:style w:type="character" w:styleId="af1">
    <w:name w:val="Emphasis"/>
    <w:basedOn w:val="a0"/>
    <w:uiPriority w:val="20"/>
    <w:qFormat/>
    <w:rsid w:val="00162C39"/>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4430016">
      <w:bodyDiv w:val="1"/>
      <w:marLeft w:val="0pt"/>
      <w:marRight w:val="0pt"/>
      <w:marTop w:val="0pt"/>
      <w:marBottom w:val="0pt"/>
      <w:divBdr>
        <w:top w:val="none" w:sz="0" w:space="0" w:color="auto"/>
        <w:left w:val="none" w:sz="0" w:space="0" w:color="auto"/>
        <w:bottom w:val="none" w:sz="0" w:space="0" w:color="auto"/>
        <w:right w:val="none" w:sz="0" w:space="0" w:color="auto"/>
      </w:divBdr>
    </w:div>
    <w:div w:id="239559100">
      <w:bodyDiv w:val="1"/>
      <w:marLeft w:val="0pt"/>
      <w:marRight w:val="0pt"/>
      <w:marTop w:val="0pt"/>
      <w:marBottom w:val="0pt"/>
      <w:divBdr>
        <w:top w:val="none" w:sz="0" w:space="0" w:color="auto"/>
        <w:left w:val="none" w:sz="0" w:space="0" w:color="auto"/>
        <w:bottom w:val="none" w:sz="0" w:space="0" w:color="auto"/>
        <w:right w:val="none" w:sz="0" w:space="0" w:color="auto"/>
      </w:divBdr>
    </w:div>
    <w:div w:id="478305778">
      <w:bodyDiv w:val="1"/>
      <w:marLeft w:val="0pt"/>
      <w:marRight w:val="0pt"/>
      <w:marTop w:val="0pt"/>
      <w:marBottom w:val="0pt"/>
      <w:divBdr>
        <w:top w:val="none" w:sz="0" w:space="0" w:color="auto"/>
        <w:left w:val="none" w:sz="0" w:space="0" w:color="auto"/>
        <w:bottom w:val="none" w:sz="0" w:space="0" w:color="auto"/>
        <w:right w:val="none" w:sz="0" w:space="0" w:color="auto"/>
      </w:divBdr>
    </w:div>
    <w:div w:id="532572769">
      <w:bodyDiv w:val="1"/>
      <w:marLeft w:val="0pt"/>
      <w:marRight w:val="0pt"/>
      <w:marTop w:val="0pt"/>
      <w:marBottom w:val="0pt"/>
      <w:divBdr>
        <w:top w:val="none" w:sz="0" w:space="0" w:color="auto"/>
        <w:left w:val="none" w:sz="0" w:space="0" w:color="auto"/>
        <w:bottom w:val="none" w:sz="0" w:space="0" w:color="auto"/>
        <w:right w:val="none" w:sz="0" w:space="0" w:color="auto"/>
      </w:divBdr>
    </w:div>
    <w:div w:id="6571486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8110076">
          <w:marLeft w:val="0pt"/>
          <w:marRight w:val="0pt"/>
          <w:marTop w:val="0pt"/>
          <w:marBottom w:val="0pt"/>
          <w:divBdr>
            <w:top w:val="none" w:sz="0" w:space="0" w:color="auto"/>
            <w:left w:val="none" w:sz="0" w:space="0" w:color="auto"/>
            <w:bottom w:val="none" w:sz="0" w:space="0" w:color="auto"/>
            <w:right w:val="none" w:sz="0" w:space="0" w:color="auto"/>
          </w:divBdr>
        </w:div>
      </w:divsChild>
    </w:div>
    <w:div w:id="708262067">
      <w:bodyDiv w:val="1"/>
      <w:marLeft w:val="0pt"/>
      <w:marRight w:val="0pt"/>
      <w:marTop w:val="0pt"/>
      <w:marBottom w:val="0pt"/>
      <w:divBdr>
        <w:top w:val="none" w:sz="0" w:space="0" w:color="auto"/>
        <w:left w:val="none" w:sz="0" w:space="0" w:color="auto"/>
        <w:bottom w:val="none" w:sz="0" w:space="0" w:color="auto"/>
        <w:right w:val="none" w:sz="0" w:space="0" w:color="auto"/>
      </w:divBdr>
    </w:div>
    <w:div w:id="7602975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4293520">
          <w:marLeft w:val="0pt"/>
          <w:marRight w:val="0pt"/>
          <w:marTop w:val="0pt"/>
          <w:marBottom w:val="0pt"/>
          <w:divBdr>
            <w:top w:val="none" w:sz="0" w:space="0" w:color="auto"/>
            <w:left w:val="none" w:sz="0" w:space="0" w:color="auto"/>
            <w:bottom w:val="none" w:sz="0" w:space="0" w:color="auto"/>
            <w:right w:val="none" w:sz="0" w:space="0" w:color="auto"/>
          </w:divBdr>
          <w:divsChild>
            <w:div w:id="727996419">
              <w:marLeft w:val="0pt"/>
              <w:marRight w:val="0pt"/>
              <w:marTop w:val="0pt"/>
              <w:marBottom w:val="0pt"/>
              <w:divBdr>
                <w:top w:val="none" w:sz="0" w:space="0" w:color="auto"/>
                <w:left w:val="none" w:sz="0" w:space="0" w:color="auto"/>
                <w:bottom w:val="none" w:sz="0" w:space="0" w:color="auto"/>
                <w:right w:val="none" w:sz="0" w:space="0" w:color="auto"/>
              </w:divBdr>
              <w:divsChild>
                <w:div w:id="12811827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80540188">
      <w:bodyDiv w:val="1"/>
      <w:marLeft w:val="0pt"/>
      <w:marRight w:val="0pt"/>
      <w:marTop w:val="0pt"/>
      <w:marBottom w:val="0pt"/>
      <w:divBdr>
        <w:top w:val="none" w:sz="0" w:space="0" w:color="auto"/>
        <w:left w:val="none" w:sz="0" w:space="0" w:color="auto"/>
        <w:bottom w:val="none" w:sz="0" w:space="0" w:color="auto"/>
        <w:right w:val="none" w:sz="0" w:space="0" w:color="auto"/>
      </w:divBdr>
    </w:div>
    <w:div w:id="874925846">
      <w:bodyDiv w:val="1"/>
      <w:marLeft w:val="0pt"/>
      <w:marRight w:val="0pt"/>
      <w:marTop w:val="0pt"/>
      <w:marBottom w:val="0pt"/>
      <w:divBdr>
        <w:top w:val="none" w:sz="0" w:space="0" w:color="auto"/>
        <w:left w:val="none" w:sz="0" w:space="0" w:color="auto"/>
        <w:bottom w:val="none" w:sz="0" w:space="0" w:color="auto"/>
        <w:right w:val="none" w:sz="0" w:space="0" w:color="auto"/>
      </w:divBdr>
    </w:div>
    <w:div w:id="894699593">
      <w:bodyDiv w:val="1"/>
      <w:marLeft w:val="0pt"/>
      <w:marRight w:val="0pt"/>
      <w:marTop w:val="0pt"/>
      <w:marBottom w:val="0pt"/>
      <w:divBdr>
        <w:top w:val="none" w:sz="0" w:space="0" w:color="auto"/>
        <w:left w:val="none" w:sz="0" w:space="0" w:color="auto"/>
        <w:bottom w:val="none" w:sz="0" w:space="0" w:color="auto"/>
        <w:right w:val="none" w:sz="0" w:space="0" w:color="auto"/>
      </w:divBdr>
    </w:div>
    <w:div w:id="1070035854">
      <w:bodyDiv w:val="1"/>
      <w:marLeft w:val="0pt"/>
      <w:marRight w:val="0pt"/>
      <w:marTop w:val="0pt"/>
      <w:marBottom w:val="0pt"/>
      <w:divBdr>
        <w:top w:val="none" w:sz="0" w:space="0" w:color="auto"/>
        <w:left w:val="none" w:sz="0" w:space="0" w:color="auto"/>
        <w:bottom w:val="none" w:sz="0" w:space="0" w:color="auto"/>
        <w:right w:val="none" w:sz="0" w:space="0" w:color="auto"/>
      </w:divBdr>
    </w:div>
    <w:div w:id="1072389590">
      <w:bodyDiv w:val="1"/>
      <w:marLeft w:val="0pt"/>
      <w:marRight w:val="0pt"/>
      <w:marTop w:val="0pt"/>
      <w:marBottom w:val="0pt"/>
      <w:divBdr>
        <w:top w:val="none" w:sz="0" w:space="0" w:color="auto"/>
        <w:left w:val="none" w:sz="0" w:space="0" w:color="auto"/>
        <w:bottom w:val="none" w:sz="0" w:space="0" w:color="auto"/>
        <w:right w:val="none" w:sz="0" w:space="0" w:color="auto"/>
      </w:divBdr>
    </w:div>
    <w:div w:id="1284191445">
      <w:bodyDiv w:val="1"/>
      <w:marLeft w:val="0pt"/>
      <w:marRight w:val="0pt"/>
      <w:marTop w:val="0pt"/>
      <w:marBottom w:val="0pt"/>
      <w:divBdr>
        <w:top w:val="none" w:sz="0" w:space="0" w:color="auto"/>
        <w:left w:val="none" w:sz="0" w:space="0" w:color="auto"/>
        <w:bottom w:val="none" w:sz="0" w:space="0" w:color="auto"/>
        <w:right w:val="none" w:sz="0" w:space="0" w:color="auto"/>
      </w:divBdr>
    </w:div>
    <w:div w:id="1330786634">
      <w:bodyDiv w:val="1"/>
      <w:marLeft w:val="0pt"/>
      <w:marRight w:val="0pt"/>
      <w:marTop w:val="0pt"/>
      <w:marBottom w:val="0pt"/>
      <w:divBdr>
        <w:top w:val="none" w:sz="0" w:space="0" w:color="auto"/>
        <w:left w:val="none" w:sz="0" w:space="0" w:color="auto"/>
        <w:bottom w:val="none" w:sz="0" w:space="0" w:color="auto"/>
        <w:right w:val="none" w:sz="0" w:space="0" w:color="auto"/>
      </w:divBdr>
    </w:div>
    <w:div w:id="16345567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7269873">
          <w:marLeft w:val="0pt"/>
          <w:marRight w:val="0pt"/>
          <w:marTop w:val="4.50pt"/>
          <w:marBottom w:val="4.50pt"/>
          <w:divBdr>
            <w:top w:val="none" w:sz="0" w:space="0" w:color="auto"/>
            <w:left w:val="none" w:sz="0" w:space="0" w:color="auto"/>
            <w:bottom w:val="none" w:sz="0" w:space="0" w:color="auto"/>
            <w:right w:val="none" w:sz="0" w:space="0" w:color="auto"/>
          </w:divBdr>
        </w:div>
      </w:divsChild>
    </w:div>
    <w:div w:id="1656641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4403398">
          <w:marLeft w:val="0pt"/>
          <w:marRight w:val="0pt"/>
          <w:marTop w:val="0pt"/>
          <w:marBottom w:val="0pt"/>
          <w:divBdr>
            <w:top w:val="none" w:sz="0" w:space="0" w:color="auto"/>
            <w:left w:val="none" w:sz="0" w:space="0" w:color="auto"/>
            <w:bottom w:val="none" w:sz="0" w:space="0" w:color="auto"/>
            <w:right w:val="none" w:sz="0" w:space="0" w:color="auto"/>
          </w:divBdr>
        </w:div>
      </w:divsChild>
    </w:div>
    <w:div w:id="1706103332">
      <w:bodyDiv w:val="1"/>
      <w:marLeft w:val="0pt"/>
      <w:marRight w:val="0pt"/>
      <w:marTop w:val="0pt"/>
      <w:marBottom w:val="0pt"/>
      <w:divBdr>
        <w:top w:val="none" w:sz="0" w:space="0" w:color="auto"/>
        <w:left w:val="none" w:sz="0" w:space="0" w:color="auto"/>
        <w:bottom w:val="none" w:sz="0" w:space="0" w:color="auto"/>
        <w:right w:val="none" w:sz="0" w:space="0" w:color="auto"/>
      </w:divBdr>
    </w:div>
    <w:div w:id="1728868814">
      <w:bodyDiv w:val="1"/>
      <w:marLeft w:val="0pt"/>
      <w:marRight w:val="0pt"/>
      <w:marTop w:val="0pt"/>
      <w:marBottom w:val="0pt"/>
      <w:divBdr>
        <w:top w:val="none" w:sz="0" w:space="0" w:color="auto"/>
        <w:left w:val="none" w:sz="0" w:space="0" w:color="auto"/>
        <w:bottom w:val="none" w:sz="0" w:space="0" w:color="auto"/>
        <w:right w:val="none" w:sz="0" w:space="0" w:color="auto"/>
      </w:divBdr>
    </w:div>
    <w:div w:id="1905679883">
      <w:bodyDiv w:val="1"/>
      <w:marLeft w:val="0pt"/>
      <w:marRight w:val="0pt"/>
      <w:marTop w:val="0pt"/>
      <w:marBottom w:val="0pt"/>
      <w:divBdr>
        <w:top w:val="none" w:sz="0" w:space="0" w:color="auto"/>
        <w:left w:val="none" w:sz="0" w:space="0" w:color="auto"/>
        <w:bottom w:val="none" w:sz="0" w:space="0" w:color="auto"/>
        <w:right w:val="none" w:sz="0" w:space="0" w:color="auto"/>
      </w:divBdr>
    </w:div>
    <w:div w:id="21194461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gitlab.com/LIRS_Projects/KUKA-face-picturing"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schemas.microsoft.com/office/2011/relationships/people" Target="people.xml"/></Relationships>
</file>

<file path=word/theme/theme1.xml><?xml version="1.0" encoding="utf-8"?>
<a:theme xmlns:a="http://purl.oclc.org/ooxml/drawingml/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8EF5364-82C5-4462-BDAA-C0472DDC12F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17</TotalTime>
  <Pages>7</Pages>
  <Words>3004</Words>
  <Characters>17125</Characters>
  <Application>Microsoft Office Word</Application>
  <DocSecurity>0</DocSecurity>
  <Lines>142</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20089</CharactersWithSpaces>
  <SharedDoc>false</SharedDoc>
  <HLinks>
    <vt:vector size="6" baseType="variant">
      <vt:variant>
        <vt:i4>7340122</vt:i4>
      </vt:variant>
      <vt:variant>
        <vt:i4>0</vt:i4>
      </vt:variant>
      <vt:variant>
        <vt:i4>0</vt:i4>
      </vt:variant>
      <vt:variant>
        <vt:i4>5</vt:i4>
      </vt:variant>
      <vt:variant>
        <vt:lpwstr>https://gitlab.com/LIRS_Projects/KUKA-face-picturing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Пользователь Windows</cp:lastModifiedBy>
  <cp:revision>13</cp:revision>
  <cp:lastPrinted>2019-06-14T10:08:00Z</cp:lastPrinted>
  <dcterms:created xsi:type="dcterms:W3CDTF">2019-06-14T23:54:00Z</dcterms:created>
  <dcterms:modified xsi:type="dcterms:W3CDTF">2019-06-15T00:10:00Z</dcterms:modified>
</cp:coreProperties>
</file>